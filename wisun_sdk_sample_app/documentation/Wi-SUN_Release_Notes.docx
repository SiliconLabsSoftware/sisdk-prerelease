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9BF99" w14:textId="3826465C" w:rsidR="00E86ECF" w:rsidRPr="000762C5" w:rsidRDefault="00000000" w:rsidP="000762C5">
      <w:pPr>
        <w:pStyle w:val="Title"/>
      </w:pPr>
      <w:r>
        <w:rPr>
          <w:noProof/>
        </w:rPr>
        <w:pict w14:anchorId="6E20400E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3" type="#_x0000_t202" style="position:absolute;margin-left:-199.4pt;margin-top:227.25pt;width:201.5pt;height:291.0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" filled="f" strokecolor="windowText" strokeweight="1pt">
            <v:textbox>
              <w:txbxContent>
                <w:p w14:paraId="712045A0" w14:textId="282CDA4F" w:rsidR="00501D73" w:rsidRDefault="00002711" w:rsidP="0063508F">
                  <w:pPr>
                    <w:pStyle w:val="KeyFeaturesTitle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BBFC757" wp14:editId="278316F5">
                        <wp:extent cx="521208" cy="356616"/>
                        <wp:effectExtent l="0" t="0" r="0" b="5715"/>
                        <wp:docPr id="4" name="Picture 4" descr="Logo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 descr="Logo&#10;&#10;Description automatically generated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1208" cy="3566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AC169EA" w14:textId="1E4876BD" w:rsidR="00501D73" w:rsidRPr="00A47BAD" w:rsidRDefault="00501D73" w:rsidP="00927255">
                  <w:pPr>
                    <w:pStyle w:val="KeyFeaturesTitle"/>
                  </w:pPr>
                  <w:r w:rsidRPr="00A47BAD">
                    <w:t>KEY FEATURES</w:t>
                  </w:r>
                </w:p>
                <w:p w14:paraId="77F6270D" w14:textId="671369A9" w:rsidR="0002432B" w:rsidRPr="0002432B" w:rsidRDefault="0002432B" w:rsidP="0002432B">
                  <w:pPr>
                    <w:pStyle w:val="KeyFeatureBullet"/>
                    <w:numPr>
                      <w:ilvl w:val="0"/>
                      <w:numId w:val="0"/>
                    </w:numPr>
                    <w:ind w:left="259" w:hanging="144"/>
                    <w:rPr>
                      <w:b/>
                      <w:bCs/>
                    </w:rPr>
                  </w:pPr>
                  <w:r w:rsidRPr="0002432B">
                    <w:rPr>
                      <w:b/>
                      <w:bCs/>
                    </w:rPr>
                    <w:t>Wi-SUN Stack</w:t>
                  </w:r>
                </w:p>
                <w:p w14:paraId="36873D27" w14:textId="77777777" w:rsidR="00484D0D" w:rsidRDefault="00484D0D" w:rsidP="0002432B">
                  <w:pPr>
                    <w:pStyle w:val="KeyFeatureBullet"/>
                    <w:rPr>
                      <w:ins w:id="0" w:author="Thibaut Colin" w:date="2023-06-01T19:47:00Z"/>
                    </w:rPr>
                  </w:pPr>
                  <w:ins w:id="1" w:author="Thibaut Colin" w:date="2023-06-01T19:47:00Z">
                    <w:r>
                      <w:t xml:space="preserve">EFR32FG28 support </w:t>
                    </w:r>
                  </w:ins>
                </w:p>
                <w:p w14:paraId="402E300C" w14:textId="4A43283C" w:rsidR="0002432B" w:rsidRDefault="00484D0D" w:rsidP="0002432B">
                  <w:pPr>
                    <w:pStyle w:val="KeyFeatureBullet"/>
                    <w:rPr>
                      <w:ins w:id="2" w:author="Thibaut Colin" w:date="2023-06-01T19:48:00Z"/>
                    </w:rPr>
                  </w:pPr>
                  <w:ins w:id="3" w:author="Thibaut Colin" w:date="2023-06-01T19:47:00Z">
                    <w:r>
                      <w:t>Connection time improvements</w:t>
                    </w:r>
                  </w:ins>
                </w:p>
                <w:p w14:paraId="6382A6E6" w14:textId="649FABF4" w:rsidR="00484D0D" w:rsidRDefault="00484D0D" w:rsidP="0002432B">
                  <w:pPr>
                    <w:pStyle w:val="KeyFeatureBullet"/>
                  </w:pPr>
                  <w:ins w:id="4" w:author="Thibaut Colin" w:date="2023-06-01T19:49:00Z">
                    <w:r>
                      <w:t>LFN support improvements</w:t>
                    </w:r>
                  </w:ins>
                </w:p>
                <w:p w14:paraId="46F623AF" w14:textId="2C87F351" w:rsidR="0002432B" w:rsidRPr="0002432B" w:rsidRDefault="0002432B" w:rsidP="0002432B">
                  <w:pPr>
                    <w:pStyle w:val="KeyFeatureBullet"/>
                    <w:numPr>
                      <w:ilvl w:val="0"/>
                      <w:numId w:val="0"/>
                    </w:numPr>
                    <w:ind w:left="115"/>
                    <w:rPr>
                      <w:b/>
                      <w:bCs/>
                    </w:rPr>
                  </w:pPr>
                  <w:r w:rsidRPr="0002432B">
                    <w:rPr>
                      <w:b/>
                      <w:bCs/>
                    </w:rPr>
                    <w:t>Wi-SUN Applications</w:t>
                  </w:r>
                </w:p>
                <w:p w14:paraId="670BFFE6" w14:textId="4D1BE0E8" w:rsidR="00501D73" w:rsidRDefault="0002432B" w:rsidP="00E6671A">
                  <w:pPr>
                    <w:pStyle w:val="KeyFeatureBullet"/>
                    <w:rPr>
                      <w:ins w:id="5" w:author="Thibaut Colin" w:date="2023-06-01T19:51:00Z"/>
                    </w:rPr>
                  </w:pPr>
                  <w:r>
                    <w:t xml:space="preserve"> </w:t>
                  </w:r>
                  <w:ins w:id="6" w:author="Thibaut Colin" w:date="2023-06-01T19:47:00Z">
                    <w:r w:rsidR="00484D0D">
                      <w:t>Firmware over-the-air update</w:t>
                    </w:r>
                  </w:ins>
                </w:p>
                <w:p w14:paraId="0DA67280" w14:textId="0BA5F876" w:rsidR="00270CDA" w:rsidRPr="001C34D2" w:rsidRDefault="00270CDA" w:rsidP="00E6671A">
                  <w:pPr>
                    <w:pStyle w:val="KeyFeatureBullet"/>
                  </w:pPr>
                  <w:ins w:id="7" w:author="Thibaut Colin" w:date="2023-06-01T19:51:00Z">
                    <w:r>
                      <w:t>Wi-SUN configurator update</w:t>
                    </w:r>
                  </w:ins>
                </w:p>
                <w:p w14:paraId="0FD7718E" w14:textId="77777777" w:rsidR="00197F98" w:rsidRDefault="00197F98"/>
              </w:txbxContent>
            </v:textbox>
            <w10:wrap type="square" anchorx="margin" anchory="page"/>
            <w10:anchorlock/>
          </v:shape>
        </w:pict>
      </w:r>
      <w:r w:rsidR="00E4217A">
        <w:rPr>
          <w:rStyle w:val="ZItalic"/>
          <w:i w:val="0"/>
        </w:rPr>
        <w:t>Wi-SUN</w:t>
      </w:r>
      <w:r w:rsidR="000762C5">
        <w:rPr>
          <w:rStyle w:val="ZItalic"/>
          <w:i w:val="0"/>
        </w:rPr>
        <w:t xml:space="preserve"> </w:t>
      </w:r>
      <w:r w:rsidR="00F41675" w:rsidRPr="000762C5">
        <w:t xml:space="preserve">SDK </w:t>
      </w:r>
      <w:r w:rsidR="00310654">
        <w:t>1.</w:t>
      </w:r>
      <w:r w:rsidR="003D6176">
        <w:t>6.0</w:t>
      </w:r>
      <w:r w:rsidR="00310654">
        <w:t>.0</w:t>
      </w:r>
      <w:r w:rsidR="00F41675" w:rsidRPr="000762C5">
        <w:t xml:space="preserve"> </w:t>
      </w:r>
      <w:r w:rsidR="00CA7F21" w:rsidRPr="000762C5">
        <w:t>GA</w:t>
      </w:r>
      <w:r w:rsidR="00CD0F6C" w:rsidRPr="000762C5">
        <w:t xml:space="preserve"> </w:t>
      </w:r>
    </w:p>
    <w:p w14:paraId="2E336378" w14:textId="5C8D97FF" w:rsidR="00B35029" w:rsidRPr="00B35029" w:rsidRDefault="00D840D5" w:rsidP="00053BD1">
      <w:pPr>
        <w:pStyle w:val="Title"/>
        <w:rPr>
          <w:noProof/>
          <w:sz w:val="36"/>
          <w:szCs w:val="36"/>
        </w:rPr>
      </w:pPr>
      <w:r w:rsidRPr="00B35029">
        <w:rPr>
          <w:noProof/>
          <w:sz w:val="36"/>
          <w:szCs w:val="36"/>
        </w:rPr>
        <w:t>Gecko SDK</w:t>
      </w:r>
      <w:r>
        <w:rPr>
          <w:noProof/>
          <w:sz w:val="36"/>
          <w:szCs w:val="36"/>
        </w:rPr>
        <w:t xml:space="preserve"> Suite </w:t>
      </w:r>
      <w:r w:rsidR="00851D0B">
        <w:rPr>
          <w:noProof/>
          <w:sz w:val="36"/>
          <w:szCs w:val="36"/>
        </w:rPr>
        <w:t>4.</w:t>
      </w:r>
      <w:r w:rsidR="003D6176">
        <w:rPr>
          <w:noProof/>
          <w:sz w:val="36"/>
          <w:szCs w:val="36"/>
        </w:rPr>
        <w:t>3</w:t>
      </w:r>
    </w:p>
    <w:p w14:paraId="29182601" w14:textId="2E781FAA" w:rsidR="00053BD1" w:rsidRPr="00B35029" w:rsidRDefault="003D6176" w:rsidP="00053BD1">
      <w:pPr>
        <w:pStyle w:val="Title"/>
        <w:rPr>
          <w:sz w:val="36"/>
          <w:szCs w:val="36"/>
        </w:rPr>
      </w:pPr>
      <w:r>
        <w:rPr>
          <w:noProof/>
          <w:sz w:val="36"/>
          <w:szCs w:val="36"/>
        </w:rPr>
        <w:t>June 7</w:t>
      </w:r>
      <w:r w:rsidR="00F0799E">
        <w:rPr>
          <w:noProof/>
          <w:sz w:val="36"/>
          <w:szCs w:val="36"/>
        </w:rPr>
        <w:t xml:space="preserve">, </w:t>
      </w:r>
      <w:r w:rsidR="00884B97">
        <w:rPr>
          <w:noProof/>
          <w:sz w:val="36"/>
          <w:szCs w:val="36"/>
        </w:rPr>
        <w:t>202</w:t>
      </w:r>
      <w:r w:rsidR="00A37DB8">
        <w:rPr>
          <w:noProof/>
          <w:sz w:val="36"/>
          <w:szCs w:val="36"/>
        </w:rPr>
        <w:t>3</w:t>
      </w:r>
    </w:p>
    <w:p w14:paraId="6C445FD3" w14:textId="77777777" w:rsidR="00594A9A" w:rsidRDefault="00594A9A" w:rsidP="00594A9A">
      <w:pPr>
        <w:pStyle w:val="FirstPagePara2"/>
      </w:pPr>
      <w:r>
        <w:t>Wireless Smart Ubiquitous Network (Wi-SUN) is the leading IPv6 sub-GHz mesh technology for smart city and smart utility applications. Wi-SUN brings Smart Ubiquitous Networks to service providers, utilities, municipalities/local government, and other enterprises, by enabling interoperable, multi-service, and secure wireless mesh networks. Wi-SUN can be used for large-scale outdoor IoT wireless communication networks in a wide range of applications covering both line-powered and battery-powered nodes.</w:t>
      </w:r>
    </w:p>
    <w:p w14:paraId="1E76AA8A" w14:textId="76DF3DEC" w:rsidR="000D16DC" w:rsidRDefault="00594A9A" w:rsidP="00594A9A">
      <w:pPr>
        <w:pStyle w:val="FirstPagePara2"/>
      </w:pPr>
      <w:r>
        <w:t>Silicon Labs' Wi-SUN hardware is certified by the Wi-SUN Alliance, a global industry association devoted to seamless LPWAN connectivity. Wi-SUN builds upon open standard internet protocols (IP) and APIs, enabling developers to extend existing infrastructure platforms to add new capabilities. Built to scale with long-range capabilities, high-data throughput and IPv6 support, Wi-SUN simplifies wireless infrastructure for industrial applications and the evolution of smart cities.</w:t>
      </w:r>
    </w:p>
    <w:p w14:paraId="7F0A0D46" w14:textId="77777777" w:rsidR="00A7348F" w:rsidRDefault="00A7348F" w:rsidP="00F15CDA">
      <w:pPr>
        <w:pStyle w:val="FirstPagePara2"/>
      </w:pPr>
    </w:p>
    <w:p w14:paraId="4979301F" w14:textId="62C37270" w:rsidR="000E3F06" w:rsidRPr="000E3F06" w:rsidRDefault="000E3F06" w:rsidP="00F15CDA">
      <w:pPr>
        <w:pStyle w:val="FirstPagePara2"/>
      </w:pPr>
      <w:r w:rsidRPr="000E3F06">
        <w:t>These release notes cover</w:t>
      </w:r>
      <w:r>
        <w:t xml:space="preserve"> SDK version</w:t>
      </w:r>
      <w:r w:rsidR="00B1797B">
        <w:t>s</w:t>
      </w:r>
      <w:r w:rsidRPr="000E3F06">
        <w:t>:</w:t>
      </w:r>
    </w:p>
    <w:p w14:paraId="17BFF476" w14:textId="296E013D" w:rsidR="00DA22E5" w:rsidRDefault="00DA22E5" w:rsidP="00DA22E5">
      <w:pPr>
        <w:spacing w:before="0"/>
      </w:pPr>
    </w:p>
    <w:p w14:paraId="4D746320" w14:textId="3960C314" w:rsidR="0048264A" w:rsidRDefault="00F0799E" w:rsidP="00A37DB8">
      <w:pPr>
        <w:spacing w:before="0"/>
      </w:pPr>
      <w:r>
        <w:t>1.</w:t>
      </w:r>
      <w:r w:rsidR="003D6176">
        <w:t>6</w:t>
      </w:r>
      <w:r>
        <w:t>.</w:t>
      </w:r>
      <w:r w:rsidR="00B77BBC">
        <w:t>0</w:t>
      </w:r>
      <w:r>
        <w:t xml:space="preserve">.0 released </w:t>
      </w:r>
      <w:r w:rsidR="003D6176">
        <w:t>June 7</w:t>
      </w:r>
      <w:r>
        <w:t>, 202</w:t>
      </w:r>
      <w:r w:rsidR="003D6176">
        <w:t>3</w:t>
      </w:r>
    </w:p>
    <w:p w14:paraId="256B410A" w14:textId="0C3E184C" w:rsidR="0048264A" w:rsidRDefault="0048264A" w:rsidP="009171B3"/>
    <w:p w14:paraId="4536D5D4" w14:textId="791A19C4" w:rsidR="0002432B" w:rsidRDefault="0002432B" w:rsidP="009171B3"/>
    <w:p w14:paraId="795B5B3A" w14:textId="77777777" w:rsidR="0002432B" w:rsidRPr="009171B3" w:rsidRDefault="0002432B" w:rsidP="009171B3"/>
    <w:p w14:paraId="0EFE226A" w14:textId="664EAB8E" w:rsidR="00546B47" w:rsidRDefault="00546B47" w:rsidP="00546B47">
      <w:pPr>
        <w:pStyle w:val="FirstPagePara2"/>
      </w:pPr>
    </w:p>
    <w:p w14:paraId="64B03C21" w14:textId="77777777" w:rsidR="00546B47" w:rsidRPr="00546B47" w:rsidRDefault="00546B47" w:rsidP="005A3E61">
      <w:pPr>
        <w:pStyle w:val="FirstPagePara1"/>
        <w:jc w:val="left"/>
        <w:rPr>
          <w:b/>
          <w:sz w:val="22"/>
          <w:szCs w:val="22"/>
        </w:rPr>
      </w:pPr>
      <w:r w:rsidRPr="00546B47">
        <w:rPr>
          <w:b/>
          <w:sz w:val="22"/>
          <w:szCs w:val="22"/>
        </w:rPr>
        <w:t>Compatibility and Use Notices</w:t>
      </w:r>
    </w:p>
    <w:p w14:paraId="57FFBC3E" w14:textId="00956A72" w:rsidR="00546B47" w:rsidRDefault="00014B4E" w:rsidP="0002432B">
      <w:pPr>
        <w:pStyle w:val="FirstPagePara2"/>
        <w:ind w:right="90"/>
      </w:pPr>
      <w:r>
        <w:t xml:space="preserve">For information about </w:t>
      </w:r>
      <w:r w:rsidR="00002711">
        <w:t>security</w:t>
      </w:r>
      <w:r>
        <w:t xml:space="preserve"> updates and notices, see the Security chapter of the Gecko Platform Release notes installed with this SDK or on the</w:t>
      </w:r>
      <w:r w:rsidR="00DD53DC">
        <w:t xml:space="preserve"> TECH DOCS tab on</w:t>
      </w:r>
      <w:r>
        <w:t xml:space="preserve"> </w:t>
      </w:r>
      <w:hyperlink r:id="rId9" w:history="1">
        <w:r w:rsidR="00DD53DC" w:rsidRPr="009B6759">
          <w:rPr>
            <w:rStyle w:val="Hyperlink"/>
          </w:rPr>
          <w:t>https://www.silabs.com/developers/wi-sun-protocol-stack</w:t>
        </w:r>
      </w:hyperlink>
      <w:r>
        <w:t xml:space="preserve">. Silicon Labs also strongly recommends that you subscribe to Security Advisories for up-to-date information. For instructions, or if you are new </w:t>
      </w:r>
      <w:r w:rsidR="00546B47">
        <w:t xml:space="preserve">to the Silicon Labs </w:t>
      </w:r>
      <w:r w:rsidR="00002711">
        <w:t>Wi-SUN</w:t>
      </w:r>
      <w:r w:rsidR="002D231D">
        <w:t xml:space="preserve"> </w:t>
      </w:r>
      <w:r w:rsidR="00546B47">
        <w:t>SDK, see</w:t>
      </w:r>
      <w:r w:rsidR="009D2347">
        <w:t xml:space="preserve"> </w:t>
      </w:r>
      <w:r w:rsidR="009D2347" w:rsidRPr="009D2347">
        <w:rPr>
          <w:rStyle w:val="ZXref"/>
        </w:rPr>
        <w:fldChar w:fldCharType="begin"/>
      </w:r>
      <w:r w:rsidR="009D2347" w:rsidRPr="009D2347">
        <w:rPr>
          <w:rStyle w:val="ZXref"/>
        </w:rPr>
        <w:instrText xml:space="preserve"> REF _Ref61697345 \h </w:instrText>
      </w:r>
      <w:r w:rsidR="009D2347">
        <w:rPr>
          <w:rStyle w:val="ZXref"/>
        </w:rPr>
        <w:instrText xml:space="preserve"> \* MERGEFORMAT </w:instrText>
      </w:r>
      <w:r w:rsidR="009D2347" w:rsidRPr="009D2347">
        <w:rPr>
          <w:rStyle w:val="ZXref"/>
        </w:rPr>
      </w:r>
      <w:r w:rsidR="009D2347" w:rsidRPr="009D2347">
        <w:rPr>
          <w:rStyle w:val="ZXref"/>
        </w:rPr>
        <w:fldChar w:fldCharType="separate"/>
      </w:r>
      <w:r w:rsidR="009D2347" w:rsidRPr="009D2347">
        <w:rPr>
          <w:rStyle w:val="ZXref"/>
        </w:rPr>
        <w:t>Using This Release</w:t>
      </w:r>
      <w:r w:rsidR="009D2347" w:rsidRPr="009D2347">
        <w:rPr>
          <w:rStyle w:val="ZXref"/>
        </w:rPr>
        <w:fldChar w:fldCharType="end"/>
      </w:r>
      <w:r w:rsidR="009D2347">
        <w:t xml:space="preserve">. </w:t>
      </w:r>
      <w:r w:rsidR="00546B47">
        <w:t xml:space="preserve"> </w:t>
      </w:r>
    </w:p>
    <w:p w14:paraId="08E572D7" w14:textId="472E620F" w:rsidR="00546B47" w:rsidRPr="005D3E1C" w:rsidRDefault="00546B47" w:rsidP="005A3E61">
      <w:pPr>
        <w:pStyle w:val="FirstPagePara2"/>
        <w:ind w:right="180"/>
        <w:rPr>
          <w:rStyle w:val="Zbold"/>
        </w:rPr>
      </w:pPr>
      <w:r w:rsidRPr="005D3E1C">
        <w:rPr>
          <w:rStyle w:val="Zbold"/>
        </w:rPr>
        <w:t>Compatible Compilers:</w:t>
      </w:r>
      <w:r w:rsidR="006C455D">
        <w:rPr>
          <w:rStyle w:val="Zbold"/>
        </w:rPr>
        <w:t xml:space="preserve"> </w:t>
      </w:r>
    </w:p>
    <w:p w14:paraId="65734D30" w14:textId="5638E5CA" w:rsidR="00546B47" w:rsidRPr="00546B47" w:rsidRDefault="00546B47" w:rsidP="005A3E61">
      <w:pPr>
        <w:pStyle w:val="FirstPagePara2"/>
        <w:ind w:right="180"/>
        <w:rPr>
          <w:szCs w:val="18"/>
        </w:rPr>
      </w:pPr>
      <w:r w:rsidRPr="00546B47">
        <w:rPr>
          <w:szCs w:val="18"/>
        </w:rPr>
        <w:t xml:space="preserve">IAR Embedded Workbench for ARM (IAR-EWARM) version </w:t>
      </w:r>
      <w:r w:rsidR="00B77BBC">
        <w:rPr>
          <w:szCs w:val="18"/>
        </w:rPr>
        <w:t>9</w:t>
      </w:r>
      <w:r w:rsidRPr="00546B47">
        <w:rPr>
          <w:szCs w:val="18"/>
        </w:rPr>
        <w:t>.</w:t>
      </w:r>
      <w:r w:rsidR="00B77BBC">
        <w:rPr>
          <w:szCs w:val="18"/>
        </w:rPr>
        <w:t>2</w:t>
      </w:r>
      <w:r w:rsidR="00C16DB8">
        <w:rPr>
          <w:szCs w:val="18"/>
        </w:rPr>
        <w:t>0.</w:t>
      </w:r>
      <w:r w:rsidR="00B77BBC">
        <w:rPr>
          <w:szCs w:val="18"/>
        </w:rPr>
        <w:t>4</w:t>
      </w:r>
    </w:p>
    <w:p w14:paraId="1365154A" w14:textId="1FE619D4" w:rsidR="00546B47" w:rsidRPr="00546B47" w:rsidRDefault="00546B47" w:rsidP="005A3E61">
      <w:pPr>
        <w:pStyle w:val="ListBullet"/>
        <w:ind w:right="180"/>
        <w:rPr>
          <w:szCs w:val="18"/>
        </w:rPr>
      </w:pPr>
      <w:proofErr w:type="gramStart"/>
      <w:r w:rsidRPr="00546B47">
        <w:rPr>
          <w:szCs w:val="18"/>
        </w:rPr>
        <w:t>Using</w:t>
      </w:r>
      <w:r w:rsidR="00002711">
        <w:rPr>
          <w:szCs w:val="18"/>
        </w:rPr>
        <w:t xml:space="preserve"> </w:t>
      </w:r>
      <w:r w:rsidRPr="00546B47">
        <w:rPr>
          <w:spacing w:val="-34"/>
          <w:szCs w:val="18"/>
        </w:rPr>
        <w:t xml:space="preserve"> </w:t>
      </w:r>
      <w:r w:rsidRPr="00546B47">
        <w:rPr>
          <w:szCs w:val="18"/>
        </w:rPr>
        <w:t>wine</w:t>
      </w:r>
      <w:proofErr w:type="gramEnd"/>
      <w:r w:rsidRPr="00546B47">
        <w:rPr>
          <w:szCs w:val="18"/>
        </w:rPr>
        <w:t xml:space="preserve"> to</w:t>
      </w:r>
      <w:r w:rsidRPr="00546B47">
        <w:rPr>
          <w:spacing w:val="-5"/>
          <w:szCs w:val="18"/>
        </w:rPr>
        <w:t xml:space="preserve"> </w:t>
      </w:r>
      <w:r w:rsidRPr="00546B47">
        <w:rPr>
          <w:szCs w:val="18"/>
        </w:rPr>
        <w:t>build</w:t>
      </w:r>
      <w:r w:rsidRPr="00546B47">
        <w:rPr>
          <w:spacing w:val="-5"/>
          <w:szCs w:val="18"/>
        </w:rPr>
        <w:t xml:space="preserve"> </w:t>
      </w:r>
      <w:r w:rsidRPr="00546B47">
        <w:rPr>
          <w:szCs w:val="18"/>
        </w:rPr>
        <w:t>with</w:t>
      </w:r>
      <w:r w:rsidRPr="00546B47">
        <w:rPr>
          <w:spacing w:val="-5"/>
          <w:szCs w:val="18"/>
        </w:rPr>
        <w:t xml:space="preserve"> </w:t>
      </w:r>
      <w:r w:rsidRPr="00546B47">
        <w:rPr>
          <w:szCs w:val="18"/>
        </w:rPr>
        <w:t>the</w:t>
      </w:r>
      <w:r w:rsidRPr="00546B47">
        <w:rPr>
          <w:spacing w:val="-5"/>
          <w:szCs w:val="18"/>
        </w:rPr>
        <w:t xml:space="preserve"> </w:t>
      </w:r>
      <w:r w:rsidRPr="00546B47">
        <w:rPr>
          <w:szCs w:val="18"/>
        </w:rPr>
        <w:t>IarBuild.exe</w:t>
      </w:r>
      <w:r w:rsidRPr="00546B47">
        <w:rPr>
          <w:spacing w:val="-5"/>
          <w:szCs w:val="18"/>
        </w:rPr>
        <w:t xml:space="preserve"> </w:t>
      </w:r>
      <w:r w:rsidRPr="00546B47">
        <w:rPr>
          <w:szCs w:val="18"/>
        </w:rPr>
        <w:t>command</w:t>
      </w:r>
      <w:r w:rsidRPr="00546B47">
        <w:rPr>
          <w:spacing w:val="-5"/>
          <w:szCs w:val="18"/>
        </w:rPr>
        <w:t xml:space="preserve"> </w:t>
      </w:r>
      <w:r w:rsidRPr="00546B47">
        <w:rPr>
          <w:szCs w:val="18"/>
        </w:rPr>
        <w:t>line</w:t>
      </w:r>
      <w:r w:rsidRPr="00546B47">
        <w:rPr>
          <w:spacing w:val="-4"/>
          <w:szCs w:val="18"/>
        </w:rPr>
        <w:t xml:space="preserve"> </w:t>
      </w:r>
      <w:r w:rsidRPr="00546B47">
        <w:rPr>
          <w:szCs w:val="18"/>
        </w:rPr>
        <w:t>utility</w:t>
      </w:r>
      <w:r w:rsidRPr="00546B47">
        <w:rPr>
          <w:spacing w:val="-5"/>
          <w:szCs w:val="18"/>
        </w:rPr>
        <w:t xml:space="preserve"> </w:t>
      </w:r>
      <w:r w:rsidRPr="00546B47">
        <w:rPr>
          <w:szCs w:val="18"/>
        </w:rPr>
        <w:t>or</w:t>
      </w:r>
      <w:r w:rsidRPr="00546B47">
        <w:rPr>
          <w:spacing w:val="-5"/>
          <w:szCs w:val="18"/>
        </w:rPr>
        <w:t xml:space="preserve"> </w:t>
      </w:r>
      <w:r w:rsidRPr="00546B47">
        <w:rPr>
          <w:szCs w:val="18"/>
        </w:rPr>
        <w:t>IAR</w:t>
      </w:r>
      <w:r w:rsidRPr="00546B47">
        <w:rPr>
          <w:spacing w:val="-5"/>
          <w:szCs w:val="18"/>
        </w:rPr>
        <w:t xml:space="preserve"> </w:t>
      </w:r>
      <w:r w:rsidRPr="00546B47">
        <w:rPr>
          <w:szCs w:val="18"/>
        </w:rPr>
        <w:t>Embedded</w:t>
      </w:r>
      <w:r w:rsidRPr="00546B47">
        <w:rPr>
          <w:spacing w:val="-5"/>
          <w:szCs w:val="18"/>
        </w:rPr>
        <w:t xml:space="preserve"> </w:t>
      </w:r>
      <w:r w:rsidRPr="00546B47">
        <w:rPr>
          <w:szCs w:val="18"/>
        </w:rPr>
        <w:t>Workbench</w:t>
      </w:r>
      <w:r w:rsidRPr="00546B47">
        <w:rPr>
          <w:spacing w:val="-5"/>
          <w:szCs w:val="18"/>
        </w:rPr>
        <w:t xml:space="preserve"> </w:t>
      </w:r>
      <w:r w:rsidRPr="00546B47">
        <w:rPr>
          <w:szCs w:val="18"/>
        </w:rPr>
        <w:t>GUI</w:t>
      </w:r>
      <w:r w:rsidRPr="00546B47">
        <w:rPr>
          <w:spacing w:val="-4"/>
          <w:szCs w:val="18"/>
        </w:rPr>
        <w:t xml:space="preserve"> </w:t>
      </w:r>
      <w:r w:rsidRPr="00546B47">
        <w:rPr>
          <w:szCs w:val="18"/>
        </w:rPr>
        <w:t>on</w:t>
      </w:r>
      <w:r w:rsidRPr="00546B47">
        <w:rPr>
          <w:spacing w:val="-5"/>
          <w:szCs w:val="18"/>
        </w:rPr>
        <w:t xml:space="preserve"> </w:t>
      </w:r>
      <w:r w:rsidRPr="00546B47">
        <w:rPr>
          <w:szCs w:val="18"/>
        </w:rPr>
        <w:t>macOS</w:t>
      </w:r>
      <w:r w:rsidRPr="00546B47">
        <w:rPr>
          <w:spacing w:val="-5"/>
          <w:szCs w:val="18"/>
        </w:rPr>
        <w:t xml:space="preserve"> </w:t>
      </w:r>
      <w:r w:rsidRPr="00546B47">
        <w:rPr>
          <w:szCs w:val="18"/>
        </w:rPr>
        <w:t>or</w:t>
      </w:r>
      <w:r w:rsidRPr="00546B47">
        <w:rPr>
          <w:spacing w:val="-5"/>
          <w:szCs w:val="18"/>
        </w:rPr>
        <w:t xml:space="preserve"> </w:t>
      </w:r>
      <w:r w:rsidRPr="00546B47">
        <w:rPr>
          <w:szCs w:val="18"/>
        </w:rPr>
        <w:t>Linux could result in incorrect files being used due to collisions in wine’s hashing algorithm for generating short file</w:t>
      </w:r>
      <w:r w:rsidRPr="00546B47">
        <w:rPr>
          <w:spacing w:val="-14"/>
          <w:szCs w:val="18"/>
        </w:rPr>
        <w:t xml:space="preserve"> </w:t>
      </w:r>
      <w:r w:rsidRPr="00546B47">
        <w:rPr>
          <w:szCs w:val="18"/>
        </w:rPr>
        <w:t xml:space="preserve">names. </w:t>
      </w:r>
    </w:p>
    <w:p w14:paraId="27EE6C1C" w14:textId="77777777" w:rsidR="00546B47" w:rsidRPr="00546B47" w:rsidRDefault="00546B47" w:rsidP="005A3E61">
      <w:pPr>
        <w:pStyle w:val="ListBullet"/>
        <w:ind w:right="180"/>
        <w:rPr>
          <w:szCs w:val="18"/>
        </w:rPr>
      </w:pPr>
      <w:r w:rsidRPr="00546B47">
        <w:rPr>
          <w:szCs w:val="18"/>
        </w:rPr>
        <w:t>Customers on macOS or Linux are advised not to build with IAR outside of Simplicity Studio. Customers who do should carefully verify that the correct files are being used.</w:t>
      </w:r>
    </w:p>
    <w:p w14:paraId="00B638CE" w14:textId="24540787" w:rsidR="00546B47" w:rsidRDefault="00546B47" w:rsidP="005A3E61">
      <w:pPr>
        <w:ind w:right="180"/>
        <w:rPr>
          <w:szCs w:val="18"/>
        </w:rPr>
      </w:pPr>
      <w:r w:rsidRPr="00546B47">
        <w:rPr>
          <w:szCs w:val="18"/>
        </w:rPr>
        <w:t>GCC</w:t>
      </w:r>
      <w:r w:rsidRPr="00546B47">
        <w:rPr>
          <w:spacing w:val="15"/>
          <w:szCs w:val="18"/>
        </w:rPr>
        <w:t xml:space="preserve"> </w:t>
      </w:r>
      <w:r w:rsidRPr="00546B47">
        <w:rPr>
          <w:szCs w:val="18"/>
        </w:rPr>
        <w:t>(The</w:t>
      </w:r>
      <w:r w:rsidRPr="00546B47">
        <w:rPr>
          <w:spacing w:val="16"/>
          <w:szCs w:val="18"/>
        </w:rPr>
        <w:t xml:space="preserve"> </w:t>
      </w:r>
      <w:r w:rsidRPr="00546B47">
        <w:rPr>
          <w:szCs w:val="18"/>
        </w:rPr>
        <w:t>GNU</w:t>
      </w:r>
      <w:r w:rsidRPr="00546B47">
        <w:rPr>
          <w:spacing w:val="16"/>
          <w:szCs w:val="18"/>
        </w:rPr>
        <w:t xml:space="preserve"> </w:t>
      </w:r>
      <w:r w:rsidRPr="00546B47">
        <w:rPr>
          <w:szCs w:val="18"/>
        </w:rPr>
        <w:t>Compiler</w:t>
      </w:r>
      <w:r w:rsidRPr="00546B47">
        <w:rPr>
          <w:spacing w:val="16"/>
          <w:szCs w:val="18"/>
        </w:rPr>
        <w:t xml:space="preserve"> </w:t>
      </w:r>
      <w:r w:rsidRPr="00546B47">
        <w:rPr>
          <w:szCs w:val="18"/>
        </w:rPr>
        <w:t>Collection)</w:t>
      </w:r>
      <w:r w:rsidRPr="00546B47">
        <w:rPr>
          <w:spacing w:val="16"/>
          <w:szCs w:val="18"/>
        </w:rPr>
        <w:t xml:space="preserve"> </w:t>
      </w:r>
      <w:r w:rsidRPr="00546B47">
        <w:rPr>
          <w:szCs w:val="18"/>
        </w:rPr>
        <w:t>version</w:t>
      </w:r>
      <w:r w:rsidRPr="00546B47">
        <w:rPr>
          <w:spacing w:val="16"/>
          <w:szCs w:val="18"/>
        </w:rPr>
        <w:t xml:space="preserve"> </w:t>
      </w:r>
      <w:r w:rsidR="00A95E5A" w:rsidRPr="00A95E5A">
        <w:rPr>
          <w:szCs w:val="18"/>
        </w:rPr>
        <w:t>10.3-2021.10</w:t>
      </w:r>
      <w:r w:rsidR="00E17C7C">
        <w:rPr>
          <w:szCs w:val="18"/>
        </w:rPr>
        <w:t>,</w:t>
      </w:r>
      <w:r w:rsidRPr="00546B47">
        <w:rPr>
          <w:spacing w:val="16"/>
          <w:szCs w:val="18"/>
        </w:rPr>
        <w:t xml:space="preserve"> </w:t>
      </w:r>
      <w:r w:rsidRPr="00546B47">
        <w:rPr>
          <w:szCs w:val="18"/>
        </w:rPr>
        <w:t>provided</w:t>
      </w:r>
      <w:r w:rsidRPr="00546B47">
        <w:rPr>
          <w:spacing w:val="16"/>
          <w:szCs w:val="18"/>
        </w:rPr>
        <w:t xml:space="preserve"> </w:t>
      </w:r>
      <w:r w:rsidRPr="00546B47">
        <w:rPr>
          <w:szCs w:val="18"/>
        </w:rPr>
        <w:t>with</w:t>
      </w:r>
      <w:r w:rsidRPr="00546B47">
        <w:rPr>
          <w:spacing w:val="16"/>
          <w:szCs w:val="18"/>
        </w:rPr>
        <w:t xml:space="preserve"> </w:t>
      </w:r>
      <w:r w:rsidRPr="00546B47">
        <w:rPr>
          <w:szCs w:val="18"/>
        </w:rPr>
        <w:t>Simplicity</w:t>
      </w:r>
      <w:r w:rsidRPr="00546B47">
        <w:rPr>
          <w:spacing w:val="16"/>
          <w:szCs w:val="18"/>
        </w:rPr>
        <w:t xml:space="preserve"> </w:t>
      </w:r>
      <w:r w:rsidRPr="00546B47">
        <w:rPr>
          <w:szCs w:val="18"/>
        </w:rPr>
        <w:t xml:space="preserve">Studio. </w:t>
      </w:r>
    </w:p>
    <w:p w14:paraId="4A726D1D" w14:textId="77777777" w:rsidR="00520108" w:rsidRPr="00546B47" w:rsidRDefault="00520108" w:rsidP="00546B47">
      <w:pPr>
        <w:spacing w:before="0" w:line="240" w:lineRule="auto"/>
      </w:pPr>
      <w:r w:rsidRPr="00546B47">
        <w:br w:type="page"/>
      </w:r>
    </w:p>
    <w:p w14:paraId="22D0C7DB" w14:textId="77777777" w:rsidR="00361CBA" w:rsidRDefault="00361CBA" w:rsidP="00361CBA">
      <w:pPr>
        <w:pStyle w:val="FirstPagePara1"/>
        <w:rPr>
          <w:b/>
        </w:rPr>
      </w:pPr>
      <w:r w:rsidRPr="00361CBA">
        <w:rPr>
          <w:b/>
        </w:rPr>
        <w:lastRenderedPageBreak/>
        <w:t>C</w:t>
      </w:r>
      <w:r>
        <w:rPr>
          <w:b/>
        </w:rPr>
        <w:t>ontents</w:t>
      </w:r>
    </w:p>
    <w:p w14:paraId="44FDF7BD" w14:textId="11776B3C" w:rsidR="0041537C" w:rsidRDefault="006A17C0">
      <w:pPr>
        <w:pStyle w:val="TOC1"/>
        <w:tabs>
          <w:tab w:val="left" w:pos="4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8924005" w:history="1">
        <w:r w:rsidR="0041537C" w:rsidRPr="00E4307F">
          <w:rPr>
            <w:rStyle w:val="Hyperlink"/>
            <w:noProof/>
          </w:rPr>
          <w:t>1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Wi-SUN Stack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_Toc128924005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2</w:t>
        </w:r>
        <w:r w:rsidR="0041537C">
          <w:rPr>
            <w:noProof/>
            <w:webHidden/>
          </w:rPr>
          <w:fldChar w:fldCharType="end"/>
        </w:r>
      </w:hyperlink>
    </w:p>
    <w:p w14:paraId="5E15E8FF" w14:textId="051C4F92" w:rsidR="0041537C" w:rsidRDefault="00000000">
      <w:pPr>
        <w:pStyle w:val="TOC2"/>
        <w:tabs>
          <w:tab w:val="left" w:pos="8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06" w:history="1">
        <w:r w:rsidR="0041537C" w:rsidRPr="00E4307F">
          <w:rPr>
            <w:rStyle w:val="Hyperlink"/>
            <w:noProof/>
          </w:rPr>
          <w:t>1.1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New Items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_Toc128924006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2</w:t>
        </w:r>
        <w:r w:rsidR="0041537C">
          <w:rPr>
            <w:noProof/>
            <w:webHidden/>
          </w:rPr>
          <w:fldChar w:fldCharType="end"/>
        </w:r>
      </w:hyperlink>
    </w:p>
    <w:p w14:paraId="09986897" w14:textId="0AEDAB4D" w:rsidR="0041537C" w:rsidRDefault="00000000">
      <w:pPr>
        <w:pStyle w:val="TOC2"/>
        <w:tabs>
          <w:tab w:val="left" w:pos="8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07" w:history="1">
        <w:r w:rsidR="0041537C" w:rsidRPr="00E4307F">
          <w:rPr>
            <w:rStyle w:val="Hyperlink"/>
            <w:noProof/>
          </w:rPr>
          <w:t>1.2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Improvements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_Toc128924007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2</w:t>
        </w:r>
        <w:r w:rsidR="0041537C">
          <w:rPr>
            <w:noProof/>
            <w:webHidden/>
          </w:rPr>
          <w:fldChar w:fldCharType="end"/>
        </w:r>
      </w:hyperlink>
    </w:p>
    <w:p w14:paraId="36F11630" w14:textId="354A3077" w:rsidR="0041537C" w:rsidRDefault="00000000">
      <w:pPr>
        <w:pStyle w:val="TOC2"/>
        <w:tabs>
          <w:tab w:val="left" w:pos="8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08" w:history="1">
        <w:r w:rsidR="0041537C" w:rsidRPr="00E4307F">
          <w:rPr>
            <w:rStyle w:val="Hyperlink"/>
            <w:noProof/>
          </w:rPr>
          <w:t>1.3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Fixed Issues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_Toc128924008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2</w:t>
        </w:r>
        <w:r w:rsidR="0041537C">
          <w:rPr>
            <w:noProof/>
            <w:webHidden/>
          </w:rPr>
          <w:fldChar w:fldCharType="end"/>
        </w:r>
      </w:hyperlink>
    </w:p>
    <w:p w14:paraId="59ED0527" w14:textId="56B54F3F" w:rsidR="0041537C" w:rsidRDefault="00000000">
      <w:pPr>
        <w:pStyle w:val="TOC2"/>
        <w:tabs>
          <w:tab w:val="left" w:pos="8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09" w:history="1">
        <w:r w:rsidR="0041537C" w:rsidRPr="00E4307F">
          <w:rPr>
            <w:rStyle w:val="Hyperlink"/>
            <w:noProof/>
          </w:rPr>
          <w:t>1.4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Known Issues in the Current Release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_Toc128924009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3</w:t>
        </w:r>
        <w:r w:rsidR="0041537C">
          <w:rPr>
            <w:noProof/>
            <w:webHidden/>
          </w:rPr>
          <w:fldChar w:fldCharType="end"/>
        </w:r>
      </w:hyperlink>
    </w:p>
    <w:p w14:paraId="74EBA193" w14:textId="56F649FC" w:rsidR="0041537C" w:rsidRDefault="00000000">
      <w:pPr>
        <w:pStyle w:val="TOC2"/>
        <w:tabs>
          <w:tab w:val="left" w:pos="8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10" w:history="1">
        <w:r w:rsidR="0041537C" w:rsidRPr="00E4307F">
          <w:rPr>
            <w:rStyle w:val="Hyperlink"/>
            <w:noProof/>
          </w:rPr>
          <w:t>1.5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Deprecated Items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_Toc128924010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3</w:t>
        </w:r>
        <w:r w:rsidR="0041537C">
          <w:rPr>
            <w:noProof/>
            <w:webHidden/>
          </w:rPr>
          <w:fldChar w:fldCharType="end"/>
        </w:r>
      </w:hyperlink>
    </w:p>
    <w:p w14:paraId="0EA280A3" w14:textId="51492CE6" w:rsidR="0041537C" w:rsidRDefault="00000000">
      <w:pPr>
        <w:pStyle w:val="TOC2"/>
        <w:tabs>
          <w:tab w:val="left" w:pos="8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11" w:history="1">
        <w:r w:rsidR="0041537C" w:rsidRPr="00E4307F">
          <w:rPr>
            <w:rStyle w:val="Hyperlink"/>
            <w:noProof/>
          </w:rPr>
          <w:t>1.6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Removed Items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_Toc128924011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3</w:t>
        </w:r>
        <w:r w:rsidR="0041537C">
          <w:rPr>
            <w:noProof/>
            <w:webHidden/>
          </w:rPr>
          <w:fldChar w:fldCharType="end"/>
        </w:r>
      </w:hyperlink>
    </w:p>
    <w:p w14:paraId="0B2DA6FD" w14:textId="4FDBA466" w:rsidR="0041537C" w:rsidRDefault="00000000">
      <w:pPr>
        <w:pStyle w:val="TOC1"/>
        <w:tabs>
          <w:tab w:val="left" w:pos="4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12" w:history="1">
        <w:r w:rsidR="0041537C" w:rsidRPr="00E4307F">
          <w:rPr>
            <w:rStyle w:val="Hyperlink"/>
            <w:noProof/>
          </w:rPr>
          <w:t>2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Wi-SUN Applications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_Toc128924012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4</w:t>
        </w:r>
        <w:r w:rsidR="0041537C">
          <w:rPr>
            <w:noProof/>
            <w:webHidden/>
          </w:rPr>
          <w:fldChar w:fldCharType="end"/>
        </w:r>
      </w:hyperlink>
    </w:p>
    <w:p w14:paraId="716BED1B" w14:textId="6687D670" w:rsidR="0041537C" w:rsidRDefault="00000000">
      <w:pPr>
        <w:pStyle w:val="TOC2"/>
        <w:tabs>
          <w:tab w:val="left" w:pos="8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13" w:history="1">
        <w:r w:rsidR="0041537C" w:rsidRPr="00E4307F">
          <w:rPr>
            <w:rStyle w:val="Hyperlink"/>
            <w:noProof/>
          </w:rPr>
          <w:t>2.1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New Items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_Toc128924013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4</w:t>
        </w:r>
        <w:r w:rsidR="0041537C">
          <w:rPr>
            <w:noProof/>
            <w:webHidden/>
          </w:rPr>
          <w:fldChar w:fldCharType="end"/>
        </w:r>
      </w:hyperlink>
    </w:p>
    <w:p w14:paraId="547423A9" w14:textId="33787930" w:rsidR="0041537C" w:rsidRDefault="00000000">
      <w:pPr>
        <w:pStyle w:val="TOC2"/>
        <w:tabs>
          <w:tab w:val="left" w:pos="8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14" w:history="1">
        <w:r w:rsidR="0041537C" w:rsidRPr="00E4307F">
          <w:rPr>
            <w:rStyle w:val="Hyperlink"/>
            <w:noProof/>
          </w:rPr>
          <w:t>2.2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Improvements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_Toc128924014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4</w:t>
        </w:r>
        <w:r w:rsidR="0041537C">
          <w:rPr>
            <w:noProof/>
            <w:webHidden/>
          </w:rPr>
          <w:fldChar w:fldCharType="end"/>
        </w:r>
      </w:hyperlink>
    </w:p>
    <w:p w14:paraId="0688F82B" w14:textId="2EE563F5" w:rsidR="0041537C" w:rsidRDefault="00000000">
      <w:pPr>
        <w:pStyle w:val="TOC2"/>
        <w:tabs>
          <w:tab w:val="left" w:pos="8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15" w:history="1">
        <w:r w:rsidR="0041537C" w:rsidRPr="00E4307F">
          <w:rPr>
            <w:rStyle w:val="Hyperlink"/>
            <w:noProof/>
          </w:rPr>
          <w:t>2.3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Fixed Issues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_Toc128924015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4</w:t>
        </w:r>
        <w:r w:rsidR="0041537C">
          <w:rPr>
            <w:noProof/>
            <w:webHidden/>
          </w:rPr>
          <w:fldChar w:fldCharType="end"/>
        </w:r>
      </w:hyperlink>
    </w:p>
    <w:p w14:paraId="4FA54111" w14:textId="39475EB1" w:rsidR="0041537C" w:rsidRDefault="00000000">
      <w:pPr>
        <w:pStyle w:val="TOC2"/>
        <w:tabs>
          <w:tab w:val="left" w:pos="8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16" w:history="1">
        <w:r w:rsidR="0041537C" w:rsidRPr="00E4307F">
          <w:rPr>
            <w:rStyle w:val="Hyperlink"/>
            <w:noProof/>
          </w:rPr>
          <w:t>2.4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Known Issues in the Current Release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_Toc128924016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5</w:t>
        </w:r>
        <w:r w:rsidR="0041537C">
          <w:rPr>
            <w:noProof/>
            <w:webHidden/>
          </w:rPr>
          <w:fldChar w:fldCharType="end"/>
        </w:r>
      </w:hyperlink>
    </w:p>
    <w:p w14:paraId="11BE12E7" w14:textId="54EC1AF7" w:rsidR="0041537C" w:rsidRDefault="00000000">
      <w:pPr>
        <w:pStyle w:val="TOC2"/>
        <w:tabs>
          <w:tab w:val="left" w:pos="8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17" w:history="1">
        <w:r w:rsidR="0041537C" w:rsidRPr="00E4307F">
          <w:rPr>
            <w:rStyle w:val="Hyperlink"/>
            <w:noProof/>
          </w:rPr>
          <w:t>2.5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Deprecated Items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_Toc128924017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5</w:t>
        </w:r>
        <w:r w:rsidR="0041537C">
          <w:rPr>
            <w:noProof/>
            <w:webHidden/>
          </w:rPr>
          <w:fldChar w:fldCharType="end"/>
        </w:r>
      </w:hyperlink>
    </w:p>
    <w:p w14:paraId="43E7E6B5" w14:textId="5A8194B6" w:rsidR="0041537C" w:rsidRDefault="00000000">
      <w:pPr>
        <w:pStyle w:val="TOC2"/>
        <w:tabs>
          <w:tab w:val="left" w:pos="8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18" w:history="1">
        <w:r w:rsidR="0041537C" w:rsidRPr="00E4307F">
          <w:rPr>
            <w:rStyle w:val="Hyperlink"/>
            <w:noProof/>
          </w:rPr>
          <w:t>2.6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Removed Items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_Toc128924018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5</w:t>
        </w:r>
        <w:r w:rsidR="0041537C">
          <w:rPr>
            <w:noProof/>
            <w:webHidden/>
          </w:rPr>
          <w:fldChar w:fldCharType="end"/>
        </w:r>
      </w:hyperlink>
    </w:p>
    <w:p w14:paraId="328A8FD6" w14:textId="76E4CCEA" w:rsidR="0041537C" w:rsidRDefault="00000000">
      <w:pPr>
        <w:pStyle w:val="TOC1"/>
        <w:tabs>
          <w:tab w:val="left" w:pos="4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19" w:history="1">
        <w:r w:rsidR="0041537C" w:rsidRPr="00E4307F">
          <w:rPr>
            <w:rStyle w:val="Hyperlink"/>
            <w:noProof/>
          </w:rPr>
          <w:t>3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Using This Release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_Toc128924019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6</w:t>
        </w:r>
        <w:r w:rsidR="0041537C">
          <w:rPr>
            <w:noProof/>
            <w:webHidden/>
          </w:rPr>
          <w:fldChar w:fldCharType="end"/>
        </w:r>
      </w:hyperlink>
    </w:p>
    <w:p w14:paraId="08BCD5AB" w14:textId="38663918" w:rsidR="0041537C" w:rsidRDefault="00000000">
      <w:pPr>
        <w:pStyle w:val="TOC2"/>
        <w:tabs>
          <w:tab w:val="left" w:pos="8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20" w:history="1">
        <w:r w:rsidR="0041537C" w:rsidRPr="00E4307F">
          <w:rPr>
            <w:rStyle w:val="Hyperlink"/>
            <w:noProof/>
          </w:rPr>
          <w:t>3.1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Installation and Use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_Toc128924020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6</w:t>
        </w:r>
        <w:r w:rsidR="0041537C">
          <w:rPr>
            <w:noProof/>
            <w:webHidden/>
          </w:rPr>
          <w:fldChar w:fldCharType="end"/>
        </w:r>
      </w:hyperlink>
    </w:p>
    <w:p w14:paraId="4F5DBB31" w14:textId="156E40AD" w:rsidR="0041537C" w:rsidRDefault="00000000">
      <w:pPr>
        <w:pStyle w:val="TOC2"/>
        <w:tabs>
          <w:tab w:val="left" w:pos="8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21" w:history="1">
        <w:r w:rsidR="0041537C" w:rsidRPr="00E4307F">
          <w:rPr>
            <w:rStyle w:val="Hyperlink"/>
            <w:noProof/>
          </w:rPr>
          <w:t>3.2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Security Information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_Toc128924021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6</w:t>
        </w:r>
        <w:r w:rsidR="0041537C">
          <w:rPr>
            <w:noProof/>
            <w:webHidden/>
          </w:rPr>
          <w:fldChar w:fldCharType="end"/>
        </w:r>
      </w:hyperlink>
    </w:p>
    <w:p w14:paraId="59E317DF" w14:textId="41E38171" w:rsidR="0041537C" w:rsidRDefault="00000000">
      <w:pPr>
        <w:pStyle w:val="TOC2"/>
        <w:tabs>
          <w:tab w:val="left" w:pos="800"/>
          <w:tab w:val="right" w:leader="dot" w:pos="1079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8924022" w:history="1">
        <w:r w:rsidR="0041537C" w:rsidRPr="00E4307F">
          <w:rPr>
            <w:rStyle w:val="Hyperlink"/>
            <w:noProof/>
          </w:rPr>
          <w:t>3.3</w:t>
        </w:r>
        <w:r w:rsidR="004153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537C" w:rsidRPr="00E4307F">
          <w:rPr>
            <w:rStyle w:val="Hyperlink"/>
            <w:noProof/>
          </w:rPr>
          <w:t>Support</w:t>
        </w:r>
        <w:r w:rsidR="0041537C">
          <w:rPr>
            <w:noProof/>
            <w:webHidden/>
          </w:rPr>
          <w:tab/>
        </w:r>
        <w:r w:rsidR="0041537C">
          <w:rPr>
            <w:noProof/>
            <w:webHidden/>
          </w:rPr>
          <w:fldChar w:fldCharType="begin"/>
        </w:r>
        <w:r w:rsidR="0041537C">
          <w:rPr>
            <w:noProof/>
            <w:webHidden/>
          </w:rPr>
          <w:instrText xml:space="preserve"> PAGEREF _Toc128924022 \h </w:instrText>
        </w:r>
        <w:r w:rsidR="0041537C">
          <w:rPr>
            <w:noProof/>
            <w:webHidden/>
          </w:rPr>
        </w:r>
        <w:r w:rsidR="0041537C">
          <w:rPr>
            <w:noProof/>
            <w:webHidden/>
          </w:rPr>
          <w:fldChar w:fldCharType="separate"/>
        </w:r>
        <w:r w:rsidR="00CC08DA">
          <w:rPr>
            <w:noProof/>
            <w:webHidden/>
          </w:rPr>
          <w:t>7</w:t>
        </w:r>
        <w:r w:rsidR="0041537C">
          <w:rPr>
            <w:noProof/>
            <w:webHidden/>
          </w:rPr>
          <w:fldChar w:fldCharType="end"/>
        </w:r>
      </w:hyperlink>
    </w:p>
    <w:p w14:paraId="429FCCA4" w14:textId="7817B461" w:rsidR="00361CBA" w:rsidRPr="00361CBA" w:rsidRDefault="006A17C0" w:rsidP="00361CBA">
      <w:pPr>
        <w:pStyle w:val="FirstPagePara2"/>
      </w:pPr>
      <w:r>
        <w:fldChar w:fldCharType="end"/>
      </w:r>
    </w:p>
    <w:p w14:paraId="077A82E7" w14:textId="77777777" w:rsidR="00520108" w:rsidRDefault="00520108" w:rsidP="00535C60">
      <w:pPr>
        <w:sectPr w:rsidR="00520108" w:rsidSect="00546B47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 w:code="1"/>
          <w:pgMar w:top="720" w:right="720" w:bottom="1170" w:left="720" w:header="43" w:footer="720" w:gutter="0"/>
          <w:pgNumType w:start="1"/>
          <w:cols w:space="720"/>
          <w:titlePg/>
          <w:docGrid w:linePitch="360"/>
        </w:sectPr>
      </w:pPr>
    </w:p>
    <w:p w14:paraId="01FC8ACC" w14:textId="77777777" w:rsidR="00766D40" w:rsidRDefault="00766D40" w:rsidP="00535C60"/>
    <w:p w14:paraId="036F1C93" w14:textId="12B47F4E" w:rsidR="005A3E61" w:rsidRDefault="00F339BB">
      <w:pPr>
        <w:pStyle w:val="Heading1"/>
      </w:pPr>
      <w:bookmarkStart w:id="8" w:name="_Silicon_Labs_Thread"/>
      <w:bookmarkStart w:id="9" w:name="_Toc128924005"/>
      <w:bookmarkStart w:id="10" w:name="_Ref509489205"/>
      <w:bookmarkEnd w:id="8"/>
      <w:r>
        <w:lastRenderedPageBreak/>
        <w:t>Wi-SUN Stack</w:t>
      </w:r>
      <w:bookmarkEnd w:id="9"/>
    </w:p>
    <w:p w14:paraId="761744C1" w14:textId="4574993D" w:rsidR="00F339BB" w:rsidRDefault="00F339BB">
      <w:pPr>
        <w:pStyle w:val="Heading2"/>
      </w:pPr>
      <w:bookmarkStart w:id="11" w:name="_Toc128924006"/>
      <w:r>
        <w:t>New Items</w:t>
      </w:r>
      <w:bookmarkEnd w:id="11"/>
    </w:p>
    <w:p w14:paraId="26D877DD" w14:textId="13680B4A" w:rsidR="00AD6769" w:rsidRDefault="00AD6769" w:rsidP="00AD6769">
      <w:pPr>
        <w:rPr>
          <w:b/>
          <w:sz w:val="20"/>
          <w:u w:val="single"/>
        </w:rPr>
      </w:pPr>
      <w:r>
        <w:rPr>
          <w:b/>
          <w:sz w:val="20"/>
          <w:u w:val="single"/>
        </w:rPr>
        <w:t>Added in release 1.</w:t>
      </w:r>
      <w:r w:rsidR="003D6176">
        <w:rPr>
          <w:b/>
          <w:sz w:val="20"/>
          <w:u w:val="single"/>
        </w:rPr>
        <w:t>6</w:t>
      </w:r>
      <w:r>
        <w:rPr>
          <w:b/>
          <w:sz w:val="20"/>
          <w:u w:val="single"/>
        </w:rPr>
        <w:t>.0.0</w:t>
      </w:r>
    </w:p>
    <w:p w14:paraId="726AED26" w14:textId="29933E9E" w:rsidR="00FC65E6" w:rsidRDefault="00FC65E6" w:rsidP="002436BF">
      <w:pPr>
        <w:pStyle w:val="ListParagraph"/>
        <w:numPr>
          <w:ilvl w:val="0"/>
          <w:numId w:val="20"/>
        </w:numPr>
        <w:rPr>
          <w:rFonts w:ascii="Arial" w:eastAsiaTheme="minorHAnsi" w:hAnsi="Arial" w:cs="Times New Roman"/>
          <w:sz w:val="18"/>
          <w:szCs w:val="20"/>
        </w:rPr>
      </w:pPr>
      <w:r>
        <w:rPr>
          <w:rFonts w:ascii="Arial" w:eastAsiaTheme="minorHAnsi" w:hAnsi="Arial" w:cs="Times New Roman"/>
          <w:sz w:val="18"/>
          <w:szCs w:val="20"/>
        </w:rPr>
        <w:t>Added a</w:t>
      </w:r>
      <w:r w:rsidR="00153F99">
        <w:rPr>
          <w:rFonts w:ascii="Arial" w:eastAsiaTheme="minorHAnsi" w:hAnsi="Arial" w:cs="Times New Roman"/>
          <w:sz w:val="18"/>
          <w:szCs w:val="20"/>
        </w:rPr>
        <w:t xml:space="preserve"> new </w:t>
      </w:r>
      <w:r>
        <w:rPr>
          <w:rFonts w:ascii="Arial" w:eastAsiaTheme="minorHAnsi" w:hAnsi="Arial" w:cs="Times New Roman"/>
          <w:sz w:val="18"/>
          <w:szCs w:val="20"/>
        </w:rPr>
        <w:t>API</w:t>
      </w:r>
      <w:r w:rsidR="00153F99" w:rsidRPr="00153F99">
        <w:t xml:space="preserve"> </w:t>
      </w:r>
      <w:proofErr w:type="spellStart"/>
      <w:r w:rsidR="00153F99" w:rsidRPr="003D4B65">
        <w:rPr>
          <w:rFonts w:ascii="Courier New" w:eastAsiaTheme="minorHAnsi" w:hAnsi="Courier New" w:cs="Courier New"/>
          <w:sz w:val="18"/>
          <w:szCs w:val="20"/>
        </w:rPr>
        <w:t>sl_wisun_set_lfn_</w:t>
      </w:r>
      <w:proofErr w:type="gramStart"/>
      <w:r w:rsidR="00153F99" w:rsidRPr="003D4B65">
        <w:rPr>
          <w:rFonts w:ascii="Courier New" w:eastAsiaTheme="minorHAnsi" w:hAnsi="Courier New" w:cs="Courier New"/>
          <w:sz w:val="18"/>
          <w:szCs w:val="20"/>
        </w:rPr>
        <w:t>parameters</w:t>
      </w:r>
      <w:proofErr w:type="spellEnd"/>
      <w:r w:rsidR="003D4B65">
        <w:rPr>
          <w:rFonts w:ascii="Courier New" w:eastAsiaTheme="minorHAnsi" w:hAnsi="Courier New" w:cs="Courier New"/>
          <w:sz w:val="18"/>
          <w:szCs w:val="20"/>
        </w:rPr>
        <w:t>(</w:t>
      </w:r>
      <w:proofErr w:type="gramEnd"/>
      <w:r w:rsidR="003D4B65">
        <w:rPr>
          <w:rFonts w:ascii="Courier New" w:eastAsiaTheme="minorHAnsi" w:hAnsi="Courier New" w:cs="Courier New"/>
          <w:sz w:val="18"/>
          <w:szCs w:val="20"/>
        </w:rPr>
        <w:t>)</w:t>
      </w:r>
      <w:r w:rsidR="00153F99" w:rsidRPr="00DE707F">
        <w:rPr>
          <w:rFonts w:ascii="Arial" w:eastAsiaTheme="minorHAnsi" w:hAnsi="Arial" w:cs="Arial"/>
          <w:sz w:val="18"/>
          <w:szCs w:val="20"/>
        </w:rPr>
        <w:t xml:space="preserve"> </w:t>
      </w:r>
      <w:r w:rsidR="00153F99">
        <w:rPr>
          <w:rFonts w:ascii="Arial" w:eastAsiaTheme="minorHAnsi" w:hAnsi="Arial" w:cs="Times New Roman"/>
          <w:sz w:val="18"/>
          <w:szCs w:val="20"/>
        </w:rPr>
        <w:t xml:space="preserve">that </w:t>
      </w:r>
      <w:r w:rsidR="003D4B65">
        <w:rPr>
          <w:rFonts w:ascii="Arial" w:eastAsiaTheme="minorHAnsi" w:hAnsi="Arial" w:cs="Times New Roman"/>
          <w:sz w:val="18"/>
          <w:szCs w:val="20"/>
        </w:rPr>
        <w:t>configures all</w:t>
      </w:r>
      <w:r w:rsidR="00153F99">
        <w:rPr>
          <w:rFonts w:ascii="Arial" w:eastAsiaTheme="minorHAnsi" w:hAnsi="Arial" w:cs="Times New Roman"/>
          <w:sz w:val="18"/>
          <w:szCs w:val="20"/>
        </w:rPr>
        <w:t xml:space="preserve"> the </w:t>
      </w:r>
      <w:r w:rsidR="003D4B65">
        <w:rPr>
          <w:rFonts w:ascii="Arial" w:eastAsiaTheme="minorHAnsi" w:hAnsi="Arial" w:cs="Times New Roman"/>
          <w:sz w:val="18"/>
          <w:szCs w:val="20"/>
        </w:rPr>
        <w:t>LFN-specific settings.</w:t>
      </w:r>
    </w:p>
    <w:p w14:paraId="2F94FCEF" w14:textId="403A702F" w:rsidR="00153F99" w:rsidRDefault="00153F99" w:rsidP="003D4B65">
      <w:pPr>
        <w:pStyle w:val="ListParagraph"/>
        <w:numPr>
          <w:ilvl w:val="0"/>
          <w:numId w:val="20"/>
        </w:numPr>
        <w:rPr>
          <w:rFonts w:ascii="Arial" w:eastAsiaTheme="minorHAnsi" w:hAnsi="Arial" w:cs="Times New Roman"/>
          <w:sz w:val="18"/>
          <w:szCs w:val="20"/>
        </w:rPr>
      </w:pPr>
      <w:r>
        <w:rPr>
          <w:rFonts w:ascii="Arial" w:eastAsiaTheme="minorHAnsi" w:hAnsi="Arial" w:cs="Times New Roman"/>
          <w:sz w:val="18"/>
          <w:szCs w:val="20"/>
        </w:rPr>
        <w:t xml:space="preserve">Added a new </w:t>
      </w:r>
      <w:r w:rsidRPr="003D4B65">
        <w:rPr>
          <w:rFonts w:ascii="Arial" w:eastAsiaTheme="minorHAnsi" w:hAnsi="Arial" w:cs="Arial"/>
          <w:sz w:val="18"/>
          <w:szCs w:val="20"/>
        </w:rPr>
        <w:t>API</w:t>
      </w:r>
      <w:r w:rsidRPr="00DE707F">
        <w:rPr>
          <w:rFonts w:ascii="Arial" w:hAnsi="Arial" w:cs="Arial"/>
        </w:rPr>
        <w:t xml:space="preserve"> </w:t>
      </w:r>
      <w:proofErr w:type="spellStart"/>
      <w:r w:rsidRPr="003D4B65">
        <w:rPr>
          <w:rFonts w:ascii="Courier New" w:eastAsiaTheme="minorHAnsi" w:hAnsi="Courier New" w:cs="Courier New"/>
          <w:sz w:val="18"/>
          <w:szCs w:val="20"/>
        </w:rPr>
        <w:t>sl_wisun_set_lfn_</w:t>
      </w:r>
      <w:proofErr w:type="gramStart"/>
      <w:r w:rsidRPr="003D4B65">
        <w:rPr>
          <w:rFonts w:ascii="Courier New" w:eastAsiaTheme="minorHAnsi" w:hAnsi="Courier New" w:cs="Courier New"/>
          <w:sz w:val="18"/>
          <w:szCs w:val="20"/>
        </w:rPr>
        <w:t>support</w:t>
      </w:r>
      <w:proofErr w:type="spellEnd"/>
      <w:r w:rsidR="003D4B65">
        <w:rPr>
          <w:rFonts w:ascii="Courier New" w:eastAsiaTheme="minorHAnsi" w:hAnsi="Courier New" w:cs="Courier New"/>
          <w:sz w:val="18"/>
          <w:szCs w:val="20"/>
        </w:rPr>
        <w:t>(</w:t>
      </w:r>
      <w:proofErr w:type="gramEnd"/>
      <w:r w:rsidR="003D4B65">
        <w:rPr>
          <w:rFonts w:ascii="Courier New" w:eastAsiaTheme="minorHAnsi" w:hAnsi="Courier New" w:cs="Courier New"/>
          <w:sz w:val="18"/>
          <w:szCs w:val="20"/>
        </w:rPr>
        <w:t>)</w:t>
      </w:r>
      <w:r>
        <w:rPr>
          <w:rFonts w:ascii="Arial" w:eastAsiaTheme="minorHAnsi" w:hAnsi="Arial" w:cs="Times New Roman"/>
          <w:sz w:val="18"/>
          <w:szCs w:val="20"/>
        </w:rPr>
        <w:t xml:space="preserve"> that sets the </w:t>
      </w:r>
      <w:r w:rsidR="003D4B65">
        <w:rPr>
          <w:rFonts w:ascii="Arial" w:eastAsiaTheme="minorHAnsi" w:hAnsi="Arial" w:cs="Times New Roman"/>
          <w:sz w:val="18"/>
          <w:szCs w:val="20"/>
        </w:rPr>
        <w:t>maximum number of LFNs that can be connected to a single FFN.</w:t>
      </w:r>
    </w:p>
    <w:p w14:paraId="32E0989C" w14:textId="69287AF0" w:rsidR="00416C39" w:rsidRPr="00416C39" w:rsidRDefault="00416C39" w:rsidP="003D4B65">
      <w:pPr>
        <w:pStyle w:val="ListParagraph"/>
        <w:numPr>
          <w:ilvl w:val="0"/>
          <w:numId w:val="20"/>
        </w:numPr>
        <w:rPr>
          <w:rFonts w:ascii="Arial" w:eastAsiaTheme="minorHAnsi" w:hAnsi="Arial" w:cs="Arial"/>
          <w:sz w:val="18"/>
          <w:szCs w:val="20"/>
        </w:rPr>
      </w:pPr>
      <w:r>
        <w:rPr>
          <w:rFonts w:ascii="Arial" w:eastAsiaTheme="minorHAnsi" w:hAnsi="Arial" w:cs="Times New Roman"/>
          <w:sz w:val="18"/>
          <w:szCs w:val="20"/>
        </w:rPr>
        <w:t xml:space="preserve">Added a new API </w:t>
      </w:r>
      <w:proofErr w:type="spellStart"/>
      <w:r w:rsidRPr="00416C39">
        <w:rPr>
          <w:rFonts w:ascii="Courier New" w:eastAsiaTheme="minorHAnsi" w:hAnsi="Courier New" w:cs="Courier New"/>
          <w:sz w:val="18"/>
          <w:szCs w:val="20"/>
        </w:rPr>
        <w:t>sl_wisun_set_mode_</w:t>
      </w:r>
      <w:proofErr w:type="gramStart"/>
      <w:r w:rsidRPr="00416C39">
        <w:rPr>
          <w:rFonts w:ascii="Courier New" w:eastAsiaTheme="minorHAnsi" w:hAnsi="Courier New" w:cs="Courier New"/>
          <w:sz w:val="18"/>
          <w:szCs w:val="20"/>
        </w:rPr>
        <w:t>switch</w:t>
      </w:r>
      <w:proofErr w:type="spellEnd"/>
      <w:r w:rsidRPr="00416C39">
        <w:rPr>
          <w:rFonts w:ascii="Courier New" w:eastAsiaTheme="minorHAnsi" w:hAnsi="Courier New" w:cs="Courier New"/>
          <w:sz w:val="18"/>
          <w:szCs w:val="20"/>
        </w:rPr>
        <w:t>(</w:t>
      </w:r>
      <w:proofErr w:type="gramEnd"/>
      <w:r w:rsidRPr="00416C39">
        <w:rPr>
          <w:rFonts w:ascii="Courier New" w:eastAsiaTheme="minorHAnsi" w:hAnsi="Courier New" w:cs="Courier New"/>
          <w:sz w:val="18"/>
          <w:szCs w:val="20"/>
        </w:rPr>
        <w:t>)</w:t>
      </w:r>
      <w:r w:rsidRPr="00416C39">
        <w:rPr>
          <w:rFonts w:ascii="Arial" w:eastAsiaTheme="minorHAnsi" w:hAnsi="Arial" w:cs="Arial"/>
          <w:sz w:val="18"/>
          <w:szCs w:val="20"/>
        </w:rPr>
        <w:t xml:space="preserve"> that</w:t>
      </w:r>
      <w:r>
        <w:rPr>
          <w:rFonts w:ascii="Arial" w:eastAsiaTheme="minorHAnsi" w:hAnsi="Arial" w:cs="Arial"/>
          <w:sz w:val="18"/>
          <w:szCs w:val="20"/>
        </w:rPr>
        <w:t xml:space="preserve"> supersedes </w:t>
      </w:r>
      <w:proofErr w:type="spellStart"/>
      <w:r w:rsidRPr="00416C39">
        <w:rPr>
          <w:rFonts w:ascii="Courier New" w:eastAsiaTheme="minorHAnsi" w:hAnsi="Courier New" w:cs="Courier New"/>
          <w:sz w:val="18"/>
          <w:szCs w:val="20"/>
        </w:rPr>
        <w:t>sl_wisun_set_mode_switch</w:t>
      </w:r>
      <w:proofErr w:type="spellEnd"/>
      <w:r w:rsidRPr="00416C39">
        <w:rPr>
          <w:rFonts w:ascii="Courier New" w:eastAsiaTheme="minorHAnsi" w:hAnsi="Courier New" w:cs="Courier New"/>
          <w:sz w:val="18"/>
          <w:szCs w:val="20"/>
        </w:rPr>
        <w:t>()</w:t>
      </w:r>
      <w:r>
        <w:rPr>
          <w:rFonts w:ascii="Arial" w:eastAsiaTheme="minorHAnsi" w:hAnsi="Arial" w:cs="Arial"/>
          <w:sz w:val="18"/>
          <w:szCs w:val="20"/>
        </w:rPr>
        <w:t>.The old</w:t>
      </w:r>
      <w:r w:rsidR="00DC47BA">
        <w:rPr>
          <w:rFonts w:ascii="Arial" w:eastAsiaTheme="minorHAnsi" w:hAnsi="Arial" w:cs="Arial"/>
          <w:sz w:val="18"/>
          <w:szCs w:val="20"/>
        </w:rPr>
        <w:t xml:space="preserve"> API</w:t>
      </w:r>
      <w:r>
        <w:rPr>
          <w:rFonts w:ascii="Arial" w:eastAsiaTheme="minorHAnsi" w:hAnsi="Arial" w:cs="Arial"/>
          <w:sz w:val="18"/>
          <w:szCs w:val="20"/>
        </w:rPr>
        <w:t xml:space="preserve"> is still available but it is recommended to move to the </w:t>
      </w:r>
      <w:r w:rsidRPr="00416C39">
        <w:rPr>
          <w:rFonts w:ascii="Arial" w:eastAsiaTheme="minorHAnsi" w:hAnsi="Arial" w:cs="Arial"/>
          <w:sz w:val="18"/>
          <w:szCs w:val="20"/>
        </w:rPr>
        <w:t>more recent</w:t>
      </w:r>
      <w:r w:rsidR="00DC47BA">
        <w:rPr>
          <w:rFonts w:ascii="Arial" w:eastAsiaTheme="minorHAnsi" w:hAnsi="Arial" w:cs="Arial"/>
          <w:sz w:val="18"/>
          <w:szCs w:val="20"/>
        </w:rPr>
        <w:t xml:space="preserve"> one</w:t>
      </w:r>
      <w:r>
        <w:rPr>
          <w:rFonts w:ascii="Arial" w:eastAsiaTheme="minorHAnsi" w:hAnsi="Arial" w:cs="Arial"/>
          <w:sz w:val="18"/>
          <w:szCs w:val="20"/>
        </w:rPr>
        <w:t>.</w:t>
      </w:r>
    </w:p>
    <w:p w14:paraId="30B0438E" w14:textId="280901AB" w:rsidR="000922F9" w:rsidRPr="003D4B65" w:rsidRDefault="000922F9" w:rsidP="003D4B65">
      <w:pPr>
        <w:pStyle w:val="ListParagraph"/>
        <w:numPr>
          <w:ilvl w:val="0"/>
          <w:numId w:val="20"/>
        </w:numPr>
        <w:rPr>
          <w:rFonts w:ascii="Arial" w:eastAsiaTheme="minorHAnsi" w:hAnsi="Arial" w:cs="Times New Roman"/>
          <w:sz w:val="18"/>
          <w:szCs w:val="20"/>
        </w:rPr>
      </w:pPr>
      <w:r>
        <w:rPr>
          <w:rFonts w:ascii="Arial" w:eastAsiaTheme="minorHAnsi" w:hAnsi="Arial" w:cs="Times New Roman"/>
          <w:sz w:val="18"/>
          <w:szCs w:val="20"/>
        </w:rPr>
        <w:t xml:space="preserve">Add a new API </w:t>
      </w:r>
      <w:proofErr w:type="spellStart"/>
      <w:r w:rsidRPr="000922F9">
        <w:rPr>
          <w:rFonts w:ascii="Courier New" w:eastAsiaTheme="minorHAnsi" w:hAnsi="Courier New" w:cs="Courier New"/>
          <w:sz w:val="18"/>
          <w:szCs w:val="20"/>
        </w:rPr>
        <w:t>sl_wisun_set_pti_</w:t>
      </w:r>
      <w:proofErr w:type="gramStart"/>
      <w:r w:rsidRPr="000922F9">
        <w:rPr>
          <w:rFonts w:ascii="Courier New" w:eastAsiaTheme="minorHAnsi" w:hAnsi="Courier New" w:cs="Courier New"/>
          <w:sz w:val="18"/>
          <w:szCs w:val="20"/>
        </w:rPr>
        <w:t>state</w:t>
      </w:r>
      <w:proofErr w:type="spellEnd"/>
      <w:r w:rsidRPr="000922F9">
        <w:rPr>
          <w:rFonts w:ascii="Courier New" w:eastAsiaTheme="minorHAnsi" w:hAnsi="Courier New" w:cs="Courier New"/>
          <w:sz w:val="18"/>
          <w:szCs w:val="20"/>
        </w:rPr>
        <w:t>(</w:t>
      </w:r>
      <w:proofErr w:type="gramEnd"/>
      <w:r w:rsidRPr="000922F9">
        <w:rPr>
          <w:rFonts w:ascii="Courier New" w:eastAsiaTheme="minorHAnsi" w:hAnsi="Courier New" w:cs="Courier New"/>
          <w:sz w:val="18"/>
          <w:szCs w:val="20"/>
        </w:rPr>
        <w:t>)</w:t>
      </w:r>
      <w:r>
        <w:rPr>
          <w:rFonts w:ascii="Courier New" w:eastAsiaTheme="minorHAnsi" w:hAnsi="Courier New" w:cs="Courier New"/>
          <w:sz w:val="18"/>
          <w:szCs w:val="20"/>
        </w:rPr>
        <w:t xml:space="preserve"> </w:t>
      </w:r>
      <w:r w:rsidRPr="000922F9">
        <w:rPr>
          <w:rFonts w:ascii="Arial" w:eastAsiaTheme="minorHAnsi" w:hAnsi="Arial" w:cs="Arial"/>
          <w:sz w:val="18"/>
          <w:szCs w:val="20"/>
        </w:rPr>
        <w:t xml:space="preserve">that enable the </w:t>
      </w:r>
      <w:r w:rsidR="00A86A32">
        <w:rPr>
          <w:rFonts w:ascii="Arial" w:eastAsiaTheme="minorHAnsi" w:hAnsi="Arial" w:cs="Arial"/>
          <w:sz w:val="18"/>
          <w:szCs w:val="20"/>
        </w:rPr>
        <w:t>Packet Trace Interface (</w:t>
      </w:r>
      <w:r w:rsidRPr="000922F9">
        <w:rPr>
          <w:rFonts w:ascii="Arial" w:eastAsiaTheme="minorHAnsi" w:hAnsi="Arial" w:cs="Arial"/>
          <w:sz w:val="18"/>
          <w:szCs w:val="20"/>
        </w:rPr>
        <w:t>PTI</w:t>
      </w:r>
      <w:r w:rsidR="00A86A32">
        <w:rPr>
          <w:rFonts w:ascii="Arial" w:eastAsiaTheme="minorHAnsi" w:hAnsi="Arial" w:cs="Arial"/>
          <w:sz w:val="18"/>
          <w:szCs w:val="20"/>
        </w:rPr>
        <w:t>)</w:t>
      </w:r>
      <w:r>
        <w:rPr>
          <w:rFonts w:ascii="Arial" w:eastAsiaTheme="minorHAnsi" w:hAnsi="Arial" w:cs="Arial"/>
          <w:sz w:val="18"/>
          <w:szCs w:val="20"/>
        </w:rPr>
        <w:t xml:space="preserve">. </w:t>
      </w:r>
      <w:r w:rsidR="008807A6">
        <w:rPr>
          <w:rFonts w:ascii="Arial" w:eastAsiaTheme="minorHAnsi" w:hAnsi="Arial" w:cs="Arial"/>
          <w:sz w:val="18"/>
          <w:szCs w:val="20"/>
        </w:rPr>
        <w:t xml:space="preserve">For more information about </w:t>
      </w:r>
      <w:r w:rsidR="008425D6">
        <w:rPr>
          <w:rFonts w:ascii="Arial" w:eastAsiaTheme="minorHAnsi" w:hAnsi="Arial" w:cs="Arial"/>
          <w:sz w:val="18"/>
          <w:szCs w:val="20"/>
        </w:rPr>
        <w:t xml:space="preserve">the </w:t>
      </w:r>
      <w:r w:rsidR="008807A6">
        <w:rPr>
          <w:rFonts w:ascii="Arial" w:eastAsiaTheme="minorHAnsi" w:hAnsi="Arial" w:cs="Arial"/>
          <w:sz w:val="18"/>
          <w:szCs w:val="20"/>
        </w:rPr>
        <w:t xml:space="preserve">PTI in the context of Wi-SUN, </w:t>
      </w:r>
      <w:commentRangeStart w:id="12"/>
      <w:r w:rsidR="008807A6">
        <w:rPr>
          <w:rFonts w:ascii="Arial" w:eastAsiaTheme="minorHAnsi" w:hAnsi="Arial" w:cs="Arial"/>
          <w:sz w:val="18"/>
          <w:szCs w:val="20"/>
        </w:rPr>
        <w:t xml:space="preserve">refer to </w:t>
      </w:r>
      <w:ins w:id="13" w:author="Thibaut Colin" w:date="2023-06-01T17:23:00Z">
        <w:r w:rsidR="007D5D12">
          <w:rPr>
            <w:rFonts w:ascii="Arial" w:eastAsiaTheme="minorHAnsi" w:hAnsi="Arial" w:cs="Arial"/>
            <w:sz w:val="18"/>
            <w:szCs w:val="20"/>
          </w:rPr>
          <w:t>Wi-SUN’s Getting Started section on docs.silabs.com</w:t>
        </w:r>
      </w:ins>
      <w:del w:id="14" w:author="Thibaut Colin" w:date="2023-06-01T17:23:00Z">
        <w:r w:rsidR="008807A6" w:rsidDel="007D5D12">
          <w:rPr>
            <w:rFonts w:ascii="Arial" w:eastAsiaTheme="minorHAnsi" w:hAnsi="Arial" w:cs="Arial"/>
            <w:sz w:val="18"/>
            <w:szCs w:val="20"/>
          </w:rPr>
          <w:delText>the par</w:delText>
        </w:r>
        <w:r w:rsidR="008807A6" w:rsidRPr="008807A6" w:rsidDel="007D5D12">
          <w:rPr>
            <w:rFonts w:ascii="Arial" w:eastAsiaTheme="minorHAnsi" w:hAnsi="Arial" w:cs="Arial"/>
            <w:sz w:val="18"/>
            <w:szCs w:val="18"/>
          </w:rPr>
          <w:delText xml:space="preserve">agraph </w:delText>
        </w:r>
        <w:r w:rsidR="008807A6" w:rsidRPr="008807A6" w:rsidDel="007D5D12">
          <w:rPr>
            <w:rFonts w:ascii="Arial" w:hAnsi="Arial" w:cs="Arial"/>
            <w:sz w:val="18"/>
            <w:szCs w:val="18"/>
          </w:rPr>
          <w:delText>5.3 of</w:delText>
        </w:r>
        <w:r w:rsidR="008807A6" w:rsidDel="007D5D12">
          <w:delText xml:space="preserve"> </w:delText>
        </w:r>
        <w:r w:rsidR="008807A6" w:rsidDel="007D5D12">
          <w:rPr>
            <w:rFonts w:ascii="Arial" w:eastAsiaTheme="minorHAnsi" w:hAnsi="Arial" w:cs="Arial"/>
            <w:sz w:val="18"/>
            <w:szCs w:val="20"/>
          </w:rPr>
          <w:delText>QSG181</w:delText>
        </w:r>
      </w:del>
      <w:r w:rsidR="008807A6">
        <w:rPr>
          <w:rFonts w:ascii="Arial" w:eastAsiaTheme="minorHAnsi" w:hAnsi="Arial" w:cs="Arial"/>
          <w:sz w:val="18"/>
          <w:szCs w:val="20"/>
        </w:rPr>
        <w:t>.</w:t>
      </w:r>
      <w:commentRangeEnd w:id="12"/>
      <w:r w:rsidR="00DC47BA">
        <w:rPr>
          <w:rStyle w:val="CommentReference"/>
          <w:rFonts w:ascii="Arial" w:eastAsiaTheme="minorHAnsi" w:hAnsi="Arial" w:cs="Times New Roman"/>
        </w:rPr>
        <w:commentReference w:id="12"/>
      </w:r>
    </w:p>
    <w:p w14:paraId="3B9676AB" w14:textId="7DD513F1" w:rsidR="002436BF" w:rsidRDefault="002436BF" w:rsidP="002436BF">
      <w:pPr>
        <w:pStyle w:val="ListParagraph"/>
        <w:numPr>
          <w:ilvl w:val="0"/>
          <w:numId w:val="20"/>
        </w:numPr>
        <w:rPr>
          <w:rFonts w:ascii="Arial" w:eastAsiaTheme="minorHAnsi" w:hAnsi="Arial" w:cs="Times New Roman"/>
          <w:sz w:val="18"/>
          <w:szCs w:val="20"/>
        </w:rPr>
      </w:pPr>
      <w:r>
        <w:rPr>
          <w:rFonts w:ascii="Arial" w:eastAsiaTheme="minorHAnsi" w:hAnsi="Arial" w:cs="Times New Roman"/>
          <w:sz w:val="18"/>
          <w:szCs w:val="20"/>
        </w:rPr>
        <w:t xml:space="preserve">Implemented LFN LGTK </w:t>
      </w:r>
      <w:proofErr w:type="gramStart"/>
      <w:r>
        <w:rPr>
          <w:rFonts w:ascii="Arial" w:eastAsiaTheme="minorHAnsi" w:hAnsi="Arial" w:cs="Times New Roman"/>
          <w:sz w:val="18"/>
          <w:szCs w:val="20"/>
        </w:rPr>
        <w:t>rotation</w:t>
      </w:r>
      <w:proofErr w:type="gramEnd"/>
      <w:r>
        <w:rPr>
          <w:rFonts w:ascii="Arial" w:eastAsiaTheme="minorHAnsi" w:hAnsi="Arial" w:cs="Times New Roman"/>
          <w:sz w:val="18"/>
          <w:szCs w:val="20"/>
        </w:rPr>
        <w:t xml:space="preserve"> </w:t>
      </w:r>
    </w:p>
    <w:p w14:paraId="5FD9172A" w14:textId="20CD0236" w:rsidR="004A0C19" w:rsidRDefault="002436BF" w:rsidP="002436BF">
      <w:pPr>
        <w:pStyle w:val="ListParagraph"/>
        <w:numPr>
          <w:ilvl w:val="0"/>
          <w:numId w:val="20"/>
        </w:numPr>
        <w:rPr>
          <w:ins w:id="15" w:author="Thibaut Colin" w:date="2023-06-01T19:41:00Z"/>
          <w:rFonts w:ascii="Arial" w:eastAsiaTheme="minorHAnsi" w:hAnsi="Arial" w:cs="Times New Roman"/>
          <w:sz w:val="18"/>
          <w:szCs w:val="20"/>
        </w:rPr>
      </w:pPr>
      <w:r>
        <w:rPr>
          <w:rFonts w:ascii="Arial" w:eastAsiaTheme="minorHAnsi" w:hAnsi="Arial" w:cs="Times New Roman"/>
          <w:sz w:val="18"/>
          <w:szCs w:val="20"/>
        </w:rPr>
        <w:t>Added support for a non-standard OFDM 64QAM PHY.</w:t>
      </w:r>
    </w:p>
    <w:p w14:paraId="340EC304" w14:textId="71FAFB3C" w:rsidR="00167061" w:rsidRPr="002436BF" w:rsidRDefault="00167061" w:rsidP="002436BF">
      <w:pPr>
        <w:pStyle w:val="ListParagraph"/>
        <w:numPr>
          <w:ilvl w:val="0"/>
          <w:numId w:val="20"/>
        </w:numPr>
        <w:rPr>
          <w:rFonts w:ascii="Arial" w:eastAsiaTheme="minorHAnsi" w:hAnsi="Arial" w:cs="Times New Roman"/>
          <w:sz w:val="18"/>
          <w:szCs w:val="20"/>
        </w:rPr>
      </w:pPr>
      <w:ins w:id="16" w:author="Thibaut Colin" w:date="2023-06-01T19:41:00Z">
        <w:r>
          <w:rPr>
            <w:rFonts w:ascii="Arial" w:eastAsiaTheme="minorHAnsi" w:hAnsi="Arial" w:cs="Times New Roman"/>
            <w:sz w:val="18"/>
            <w:szCs w:val="20"/>
          </w:rPr>
          <w:t xml:space="preserve">Added support for </w:t>
        </w:r>
        <w:proofErr w:type="gramStart"/>
        <w:r>
          <w:rPr>
            <w:rFonts w:ascii="Arial" w:eastAsiaTheme="minorHAnsi" w:hAnsi="Arial" w:cs="Times New Roman"/>
            <w:sz w:val="18"/>
            <w:szCs w:val="20"/>
          </w:rPr>
          <w:t>EFR</w:t>
        </w:r>
      </w:ins>
      <w:ins w:id="17" w:author="Thibaut Colin" w:date="2023-06-01T19:44:00Z">
        <w:r>
          <w:rPr>
            <w:rFonts w:ascii="Arial" w:eastAsiaTheme="minorHAnsi" w:hAnsi="Arial" w:cs="Times New Roman"/>
            <w:sz w:val="18"/>
            <w:szCs w:val="20"/>
          </w:rPr>
          <w:t>32FG28</w:t>
        </w:r>
      </w:ins>
      <w:proofErr w:type="gramEnd"/>
    </w:p>
    <w:p w14:paraId="02F5C1A4" w14:textId="4A63BA92" w:rsidR="00B728D1" w:rsidRDefault="00B728D1">
      <w:pPr>
        <w:pStyle w:val="Heading2"/>
      </w:pPr>
      <w:bookmarkStart w:id="18" w:name="_Toc128924007"/>
      <w:r>
        <w:t>Improvements</w:t>
      </w:r>
      <w:bookmarkEnd w:id="18"/>
    </w:p>
    <w:p w14:paraId="3EB468BC" w14:textId="0BFE34E4" w:rsidR="00971431" w:rsidRDefault="0041537C" w:rsidP="00971431">
      <w:pPr>
        <w:rPr>
          <w:b/>
          <w:sz w:val="20"/>
          <w:u w:val="single"/>
        </w:rPr>
      </w:pPr>
      <w:r>
        <w:rPr>
          <w:b/>
          <w:sz w:val="20"/>
          <w:u w:val="single"/>
        </w:rPr>
        <w:t>Changed</w:t>
      </w:r>
      <w:r w:rsidR="00971431">
        <w:rPr>
          <w:b/>
          <w:sz w:val="20"/>
          <w:u w:val="single"/>
        </w:rPr>
        <w:t xml:space="preserve"> in release 1.</w:t>
      </w:r>
      <w:r w:rsidR="003D6176">
        <w:rPr>
          <w:b/>
          <w:sz w:val="20"/>
          <w:u w:val="single"/>
        </w:rPr>
        <w:t>6.0</w:t>
      </w:r>
      <w:r w:rsidR="00971431">
        <w:rPr>
          <w:b/>
          <w:sz w:val="20"/>
          <w:u w:val="single"/>
        </w:rPr>
        <w:t>.0</w:t>
      </w:r>
    </w:p>
    <w:p w14:paraId="6C3858CC" w14:textId="32956340" w:rsidR="00971431" w:rsidRDefault="002436BF" w:rsidP="0041537C">
      <w:pPr>
        <w:pStyle w:val="ListParagraph"/>
        <w:numPr>
          <w:ilvl w:val="0"/>
          <w:numId w:val="20"/>
        </w:numPr>
        <w:rPr>
          <w:rFonts w:ascii="Arial" w:eastAsiaTheme="minorHAnsi" w:hAnsi="Arial" w:cs="Times New Roman"/>
          <w:sz w:val="18"/>
          <w:szCs w:val="20"/>
        </w:rPr>
      </w:pPr>
      <w:r w:rsidRPr="002436BF">
        <w:rPr>
          <w:rFonts w:ascii="Arial" w:eastAsiaTheme="minorHAnsi" w:hAnsi="Arial" w:cs="Times New Roman"/>
          <w:sz w:val="18"/>
          <w:szCs w:val="20"/>
        </w:rPr>
        <w:t>Optimized the reconnection</w:t>
      </w:r>
      <w:r>
        <w:rPr>
          <w:rFonts w:ascii="Arial" w:eastAsiaTheme="minorHAnsi" w:hAnsi="Arial" w:cs="Times New Roman"/>
          <w:sz w:val="18"/>
          <w:szCs w:val="20"/>
        </w:rPr>
        <w:t xml:space="preserve"> of routers to an existing network: if configured to do so, the routers will now try to skip the scanning and authenticated step of the joining procedure.</w:t>
      </w:r>
    </w:p>
    <w:p w14:paraId="1C89B747" w14:textId="1DA6CD94" w:rsidR="00C00651" w:rsidRDefault="005A3E61" w:rsidP="00C00651">
      <w:pPr>
        <w:pStyle w:val="Heading2"/>
        <w:rPr>
          <w:noProof/>
        </w:rPr>
      </w:pPr>
      <w:bookmarkStart w:id="19" w:name="_Toc128924008"/>
      <w:r>
        <w:rPr>
          <w:noProof/>
        </w:rPr>
        <w:t>Fixed Issues</w:t>
      </w:r>
      <w:bookmarkEnd w:id="19"/>
    </w:p>
    <w:p w14:paraId="6A48CE98" w14:textId="2AA9A373" w:rsidR="00C00651" w:rsidRDefault="00C00651" w:rsidP="00C00651">
      <w:pPr>
        <w:rPr>
          <w:b/>
          <w:sz w:val="20"/>
          <w:u w:val="single"/>
        </w:rPr>
      </w:pPr>
      <w:r>
        <w:rPr>
          <w:b/>
          <w:sz w:val="20"/>
          <w:u w:val="single"/>
        </w:rPr>
        <w:t>Added in release 1.</w:t>
      </w:r>
      <w:r w:rsidR="003D6176">
        <w:rPr>
          <w:b/>
          <w:sz w:val="20"/>
          <w:u w:val="single"/>
        </w:rPr>
        <w:t>6.0</w:t>
      </w:r>
      <w:r>
        <w:rPr>
          <w:b/>
          <w:sz w:val="20"/>
          <w:u w:val="single"/>
        </w:rPr>
        <w:t>.0</w:t>
      </w:r>
    </w:p>
    <w:p w14:paraId="1D725CCC" w14:textId="77777777" w:rsidR="00DC47BA" w:rsidRPr="00DC47BA" w:rsidRDefault="00DC47BA" w:rsidP="00DC47BA">
      <w:pPr>
        <w:spacing w:before="0"/>
        <w:rPr>
          <w:bCs/>
          <w:sz w:val="20"/>
        </w:rPr>
      </w:pPr>
    </w:p>
    <w:tbl>
      <w:tblPr>
        <w:tblStyle w:val="SilabsTable"/>
        <w:tblW w:w="5000" w:type="pct"/>
        <w:tblLook w:val="04A0" w:firstRow="1" w:lastRow="0" w:firstColumn="1" w:lastColumn="0" w:noHBand="0" w:noVBand="1"/>
      </w:tblPr>
      <w:tblGrid>
        <w:gridCol w:w="1732"/>
        <w:gridCol w:w="9284"/>
      </w:tblGrid>
      <w:tr w:rsidR="00C00651" w:rsidRPr="005F7BC4" w14:paraId="3722E503" w14:textId="77777777" w:rsidTr="00223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86" w:type="pct"/>
            <w:shd w:val="clear" w:color="auto" w:fill="808080" w:themeFill="background1" w:themeFillShade="80"/>
          </w:tcPr>
          <w:p w14:paraId="062A9914" w14:textId="77777777" w:rsidR="00C00651" w:rsidRPr="005F7A69" w:rsidRDefault="00C00651" w:rsidP="00223C0F">
            <w:pPr>
              <w:pStyle w:val="TableHeading"/>
              <w:keepNext w:val="0"/>
            </w:pPr>
            <w:r w:rsidRPr="005F7A69">
              <w:t>ID #</w:t>
            </w:r>
          </w:p>
        </w:tc>
        <w:tc>
          <w:tcPr>
            <w:tcW w:w="4214" w:type="pct"/>
            <w:shd w:val="clear" w:color="auto" w:fill="808080" w:themeFill="background1" w:themeFillShade="80"/>
          </w:tcPr>
          <w:p w14:paraId="2B3F5169" w14:textId="77777777" w:rsidR="00C00651" w:rsidRPr="005F7A69" w:rsidRDefault="00C00651" w:rsidP="00223C0F">
            <w:pPr>
              <w:pStyle w:val="TableHeading"/>
            </w:pPr>
            <w:r w:rsidRPr="005F7A69">
              <w:t>Description</w:t>
            </w:r>
          </w:p>
        </w:tc>
      </w:tr>
      <w:tr w:rsidR="00C00651" w:rsidRPr="000C45BC" w14:paraId="62A7D96A" w14:textId="77777777" w:rsidTr="00223C0F">
        <w:trPr>
          <w:trHeight w:val="130"/>
        </w:trPr>
        <w:tc>
          <w:tcPr>
            <w:tcW w:w="786" w:type="pct"/>
            <w:vAlign w:val="top"/>
          </w:tcPr>
          <w:p w14:paraId="50B882F3" w14:textId="5F17EC33" w:rsidR="000B57FA" w:rsidRPr="001C7270" w:rsidRDefault="008F6084" w:rsidP="00223C0F">
            <w:pPr>
              <w:pStyle w:val="TableText"/>
              <w:rPr>
                <w:color w:val="auto"/>
              </w:rPr>
            </w:pPr>
            <w:r w:rsidRPr="001C7270">
              <w:rPr>
                <w:color w:val="auto"/>
              </w:rPr>
              <w:t>1120635</w:t>
            </w:r>
          </w:p>
        </w:tc>
        <w:tc>
          <w:tcPr>
            <w:tcW w:w="4214" w:type="pct"/>
            <w:vAlign w:val="top"/>
          </w:tcPr>
          <w:p w14:paraId="51847C78" w14:textId="764975AA" w:rsidR="00C00651" w:rsidRPr="001C7270" w:rsidRDefault="008F6084" w:rsidP="00C00651">
            <w:pPr>
              <w:pStyle w:val="TableText"/>
              <w:rPr>
                <w:color w:val="auto"/>
              </w:rPr>
            </w:pPr>
            <w:r w:rsidRPr="001C7270">
              <w:rPr>
                <w:color w:val="auto"/>
              </w:rPr>
              <w:t xml:space="preserve">Fixed an issue that could cause </w:t>
            </w:r>
            <w:proofErr w:type="spellStart"/>
            <w:r w:rsidRPr="001C7270">
              <w:rPr>
                <w:color w:val="auto"/>
              </w:rPr>
              <w:t>acknowlges</w:t>
            </w:r>
            <w:proofErr w:type="spellEnd"/>
            <w:r w:rsidRPr="001C7270">
              <w:rPr>
                <w:color w:val="auto"/>
              </w:rPr>
              <w:t xml:space="preserve"> to be sent to the wrong channel.</w:t>
            </w:r>
          </w:p>
        </w:tc>
      </w:tr>
      <w:tr w:rsidR="00C00651" w:rsidRPr="000C45BC" w14:paraId="0D2AD513" w14:textId="77777777" w:rsidTr="00223C0F">
        <w:tc>
          <w:tcPr>
            <w:tcW w:w="786" w:type="pct"/>
            <w:vAlign w:val="top"/>
          </w:tcPr>
          <w:p w14:paraId="5C4C9ED5" w14:textId="5F3A90B9" w:rsidR="00C00651" w:rsidRPr="00441709" w:rsidRDefault="001C7270" w:rsidP="00223C0F">
            <w:pPr>
              <w:pStyle w:val="TableText"/>
              <w:rPr>
                <w:rStyle w:val="Zbold"/>
                <w:rFonts w:cs="Arial"/>
                <w:b w:val="0"/>
                <w:bCs/>
                <w:szCs w:val="18"/>
              </w:rPr>
            </w:pPr>
            <w:r w:rsidRPr="001C7270">
              <w:rPr>
                <w:color w:val="auto"/>
              </w:rPr>
              <w:t>1113773</w:t>
            </w:r>
            <w:r w:rsidR="00387F21">
              <w:rPr>
                <w:color w:val="auto"/>
              </w:rPr>
              <w:br/>
            </w:r>
            <w:r w:rsidR="00387F21" w:rsidRPr="00387F21">
              <w:rPr>
                <w:color w:val="auto"/>
              </w:rPr>
              <w:t>1130990</w:t>
            </w:r>
          </w:p>
        </w:tc>
        <w:tc>
          <w:tcPr>
            <w:tcW w:w="4214" w:type="pct"/>
            <w:vAlign w:val="top"/>
          </w:tcPr>
          <w:p w14:paraId="02763DBB" w14:textId="71EA986C" w:rsidR="00C00651" w:rsidRPr="00C00651" w:rsidRDefault="001C7270" w:rsidP="00C00651">
            <w:pPr>
              <w:pStyle w:val="TableText"/>
              <w:rPr>
                <w:rStyle w:val="Zbold"/>
                <w:b w:val="0"/>
                <w:bCs/>
              </w:rPr>
            </w:pPr>
            <w:r w:rsidRPr="00291B00">
              <w:rPr>
                <w:color w:val="auto"/>
              </w:rPr>
              <w:t xml:space="preserve">Fixed </w:t>
            </w:r>
            <w:r w:rsidR="00387F21">
              <w:rPr>
                <w:color w:val="auto"/>
              </w:rPr>
              <w:t>several</w:t>
            </w:r>
            <w:r w:rsidRPr="00291B00">
              <w:rPr>
                <w:color w:val="auto"/>
              </w:rPr>
              <w:t xml:space="preserve"> issue</w:t>
            </w:r>
            <w:r w:rsidR="00387F21">
              <w:rPr>
                <w:color w:val="auto"/>
              </w:rPr>
              <w:t>s</w:t>
            </w:r>
            <w:r w:rsidRPr="00291B00">
              <w:rPr>
                <w:color w:val="auto"/>
              </w:rPr>
              <w:t xml:space="preserve"> that could caus</w:t>
            </w:r>
            <w:r w:rsidR="00291B00" w:rsidRPr="00291B00">
              <w:rPr>
                <w:color w:val="auto"/>
              </w:rPr>
              <w:t>e</w:t>
            </w:r>
            <w:r w:rsidRPr="00291B00">
              <w:rPr>
                <w:color w:val="auto"/>
              </w:rPr>
              <w:t xml:space="preserve"> an assert after a call to </w:t>
            </w:r>
            <w:proofErr w:type="spellStart"/>
            <w:r w:rsidRPr="00387F21">
              <w:rPr>
                <w:rFonts w:ascii="Courier New" w:hAnsi="Courier New" w:cs="Courier New"/>
                <w:color w:val="auto"/>
              </w:rPr>
              <w:t>sl_wisun_</w:t>
            </w:r>
            <w:proofErr w:type="gramStart"/>
            <w:r w:rsidRPr="00387F21">
              <w:rPr>
                <w:rFonts w:ascii="Courier New" w:hAnsi="Courier New" w:cs="Courier New"/>
                <w:color w:val="auto"/>
              </w:rPr>
              <w:t>disconnect</w:t>
            </w:r>
            <w:proofErr w:type="spellEnd"/>
            <w:r w:rsidRPr="00387F21">
              <w:rPr>
                <w:rFonts w:ascii="Courier New" w:hAnsi="Courier New" w:cs="Courier New"/>
                <w:color w:val="auto"/>
              </w:rPr>
              <w:t>(</w:t>
            </w:r>
            <w:proofErr w:type="gramEnd"/>
            <w:r w:rsidRPr="00387F21">
              <w:rPr>
                <w:rFonts w:ascii="Courier New" w:hAnsi="Courier New" w:cs="Courier New"/>
                <w:color w:val="auto"/>
              </w:rPr>
              <w:t>)</w:t>
            </w:r>
            <w:r w:rsidR="00DC47BA">
              <w:rPr>
                <w:rFonts w:ascii="Courier New" w:hAnsi="Courier New" w:cs="Courier New"/>
                <w:color w:val="auto"/>
              </w:rPr>
              <w:t>.</w:t>
            </w:r>
          </w:p>
        </w:tc>
      </w:tr>
      <w:tr w:rsidR="00C00651" w:rsidRPr="000C45BC" w14:paraId="01F9A262" w14:textId="77777777" w:rsidTr="00223C0F">
        <w:tc>
          <w:tcPr>
            <w:tcW w:w="786" w:type="pct"/>
            <w:vAlign w:val="top"/>
          </w:tcPr>
          <w:p w14:paraId="58BB37BD" w14:textId="2D6178DE" w:rsidR="00C00651" w:rsidRPr="00441709" w:rsidRDefault="00291B00" w:rsidP="00291B00">
            <w:pPr>
              <w:pStyle w:val="TableText"/>
              <w:rPr>
                <w:rStyle w:val="Zbold"/>
                <w:rFonts w:cs="Arial"/>
                <w:b w:val="0"/>
                <w:bCs/>
                <w:szCs w:val="18"/>
              </w:rPr>
            </w:pPr>
            <w:r w:rsidRPr="00291B00">
              <w:rPr>
                <w:color w:val="auto"/>
              </w:rPr>
              <w:t>1110318</w:t>
            </w:r>
          </w:p>
        </w:tc>
        <w:tc>
          <w:tcPr>
            <w:tcW w:w="4214" w:type="pct"/>
            <w:vAlign w:val="top"/>
          </w:tcPr>
          <w:p w14:paraId="21562C99" w14:textId="24AF5DA3" w:rsidR="00C00651" w:rsidRPr="00291B00" w:rsidRDefault="00291B00" w:rsidP="00CC08DA">
            <w:pPr>
              <w:pStyle w:val="TableText"/>
              <w:rPr>
                <w:color w:val="auto"/>
              </w:rPr>
            </w:pPr>
            <w:r w:rsidRPr="00291B00">
              <w:rPr>
                <w:color w:val="auto"/>
              </w:rPr>
              <w:t xml:space="preserve">Fixed an issue that could cause a mutex to be kept for an undefined </w:t>
            </w:r>
            <w:proofErr w:type="gramStart"/>
            <w:r w:rsidRPr="00291B00">
              <w:rPr>
                <w:color w:val="auto"/>
              </w:rPr>
              <w:t>period of time</w:t>
            </w:r>
            <w:proofErr w:type="gramEnd"/>
            <w:r w:rsidRPr="00291B00">
              <w:rPr>
                <w:color w:val="auto"/>
              </w:rPr>
              <w:t>.</w:t>
            </w:r>
            <w:r w:rsidRPr="00291B00">
              <w:rPr>
                <w:b/>
                <w:color w:val="auto"/>
              </w:rPr>
              <w:t xml:space="preserve"> </w:t>
            </w:r>
            <w:r w:rsidRPr="00291B00">
              <w:rPr>
                <w:color w:val="auto"/>
              </w:rPr>
              <w:t>It was causing devices to be indefinitely stalled</w:t>
            </w:r>
            <w:r w:rsidR="00DC47BA">
              <w:rPr>
                <w:color w:val="auto"/>
              </w:rPr>
              <w:t>.</w:t>
            </w:r>
          </w:p>
        </w:tc>
      </w:tr>
    </w:tbl>
    <w:p w14:paraId="2DAE11B2" w14:textId="38BB1FE4" w:rsidR="005D3E1C" w:rsidRDefault="005D3E1C">
      <w:pPr>
        <w:pStyle w:val="Heading2"/>
      </w:pPr>
      <w:bookmarkStart w:id="20" w:name="_Toc128924009"/>
      <w:r w:rsidRPr="003573F3">
        <w:t>Known Issues</w:t>
      </w:r>
      <w:r w:rsidR="000147B1">
        <w:t xml:space="preserve"> in the Current Release</w:t>
      </w:r>
      <w:bookmarkEnd w:id="20"/>
    </w:p>
    <w:tbl>
      <w:tblPr>
        <w:tblStyle w:val="SilabsTable"/>
        <w:tblW w:w="4917" w:type="pct"/>
        <w:tblLook w:val="04A0" w:firstRow="1" w:lastRow="0" w:firstColumn="1" w:lastColumn="0" w:noHBand="0" w:noVBand="1"/>
      </w:tblPr>
      <w:tblGrid>
        <w:gridCol w:w="1406"/>
        <w:gridCol w:w="5930"/>
        <w:gridCol w:w="3497"/>
      </w:tblGrid>
      <w:tr w:rsidR="000F5E17" w14:paraId="3206894C" w14:textId="77777777" w:rsidTr="000111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9" w:type="pct"/>
            <w:shd w:val="clear" w:color="auto" w:fill="808080" w:themeFill="background1" w:themeFillShade="80"/>
          </w:tcPr>
          <w:p w14:paraId="6BF4B12F" w14:textId="77777777" w:rsidR="000F5E17" w:rsidRPr="00B97153" w:rsidRDefault="000F5E17" w:rsidP="0001113C">
            <w:pPr>
              <w:pStyle w:val="TableHeading"/>
            </w:pPr>
            <w:bookmarkStart w:id="21" w:name="_Toc128924010"/>
            <w:r>
              <w:t>ID #</w:t>
            </w:r>
          </w:p>
        </w:tc>
        <w:tc>
          <w:tcPr>
            <w:tcW w:w="2737" w:type="pct"/>
            <w:shd w:val="clear" w:color="auto" w:fill="808080" w:themeFill="background1" w:themeFillShade="80"/>
          </w:tcPr>
          <w:p w14:paraId="253E4698" w14:textId="77777777" w:rsidR="000F5E17" w:rsidRPr="00B97153" w:rsidRDefault="000F5E17" w:rsidP="0001113C">
            <w:pPr>
              <w:pStyle w:val="TableHeading"/>
            </w:pPr>
            <w:r>
              <w:t>Description</w:t>
            </w:r>
          </w:p>
        </w:tc>
        <w:tc>
          <w:tcPr>
            <w:tcW w:w="1614" w:type="pct"/>
            <w:shd w:val="clear" w:color="auto" w:fill="808080" w:themeFill="background1" w:themeFillShade="80"/>
          </w:tcPr>
          <w:p w14:paraId="61270C0F" w14:textId="77777777" w:rsidR="000F5E17" w:rsidRDefault="000F5E17" w:rsidP="0001113C">
            <w:pPr>
              <w:pStyle w:val="TableHeading"/>
            </w:pPr>
            <w:r>
              <w:t>Workaround</w:t>
            </w:r>
          </w:p>
        </w:tc>
      </w:tr>
      <w:tr w:rsidR="007D5D12" w:rsidRPr="0041537C" w14:paraId="38CB75A2" w14:textId="77777777" w:rsidTr="0001113C">
        <w:trPr>
          <w:trHeight w:val="432"/>
        </w:trPr>
        <w:tc>
          <w:tcPr>
            <w:tcW w:w="649" w:type="pct"/>
            <w:vAlign w:val="top"/>
          </w:tcPr>
          <w:p w14:paraId="3FCDE706" w14:textId="7394D235" w:rsidR="007D5D12" w:rsidRPr="000F5E17" w:rsidRDefault="007D5D12" w:rsidP="007D5D12">
            <w:pPr>
              <w:pStyle w:val="TableText"/>
              <w:rPr>
                <w:rStyle w:val="Zbold"/>
                <w:b w:val="0"/>
                <w:color w:val="FF0000"/>
              </w:rPr>
            </w:pPr>
            <w:ins w:id="22" w:author="Thibaut Colin" w:date="2023-06-01T17:24:00Z">
              <w:r w:rsidRPr="00166AF1">
                <w:rPr>
                  <w:color w:val="auto"/>
                </w:rPr>
                <w:t>1119464</w:t>
              </w:r>
            </w:ins>
            <w:del w:id="23" w:author="Thibaut Colin" w:date="2023-06-01T17:24:00Z">
              <w:r w:rsidRPr="000F5E17" w:rsidDel="007D5D12">
                <w:rPr>
                  <w:rFonts w:cs="Arial"/>
                  <w:color w:val="FF0000"/>
                  <w:szCs w:val="18"/>
                  <w:shd w:val="clear" w:color="auto" w:fill="FFFFFF"/>
                </w:rPr>
                <w:delText>TBC</w:delText>
              </w:r>
            </w:del>
          </w:p>
        </w:tc>
        <w:tc>
          <w:tcPr>
            <w:tcW w:w="2737" w:type="pct"/>
            <w:vAlign w:val="top"/>
          </w:tcPr>
          <w:p w14:paraId="5924B6C8" w14:textId="2F513218" w:rsidR="007D5D12" w:rsidRPr="0041537C" w:rsidRDefault="007D5D12" w:rsidP="007D5D12">
            <w:pPr>
              <w:pStyle w:val="TableText"/>
              <w:keepNext/>
              <w:rPr>
                <w:rStyle w:val="Zbold"/>
                <w:b w:val="0"/>
              </w:rPr>
            </w:pPr>
            <w:ins w:id="24" w:author="Thibaut Colin" w:date="2023-06-01T17:24:00Z">
              <w:r w:rsidRPr="00166AF1">
                <w:rPr>
                  <w:color w:val="auto"/>
                </w:rPr>
                <w:t>Packets sent when FSK FEC is enabled can infringe ARIB regulation.</w:t>
              </w:r>
            </w:ins>
            <w:del w:id="25" w:author="Thibaut Colin" w:date="2023-06-01T17:24:00Z">
              <w:r w:rsidDel="007D5D12">
                <w:rPr>
                  <w:rStyle w:val="Zbold"/>
                  <w:b w:val="0"/>
                </w:rPr>
                <w:delText>M</w:delText>
              </w:r>
              <w:r w:rsidDel="007D5D12">
                <w:rPr>
                  <w:rStyle w:val="Zbold"/>
                </w:rPr>
                <w:delText xml:space="preserve">ode Switch + ARIB + Channel </w:delText>
              </w:r>
            </w:del>
            <w:del w:id="26" w:author="Thibaut Colin" w:date="2023-06-01T17:23:00Z">
              <w:r w:rsidDel="007D5D12">
                <w:rPr>
                  <w:rStyle w:val="Zbold"/>
                </w:rPr>
                <w:delText xml:space="preserve">Mask </w:delText>
              </w:r>
            </w:del>
            <w:del w:id="27" w:author="Thibaut Colin" w:date="2023-06-01T17:24:00Z">
              <w:r w:rsidDel="007D5D12">
                <w:rPr>
                  <w:rStyle w:val="Zbold"/>
                </w:rPr>
                <w:delText xml:space="preserve">+ FEC / </w:delText>
              </w:r>
              <w:r w:rsidRPr="000F5E17" w:rsidDel="007D5D12">
                <w:rPr>
                  <w:rStyle w:val="Zbold"/>
                  <w:color w:val="FF0000"/>
                </w:rPr>
                <w:delText>Needs to be clarified</w:delText>
              </w:r>
            </w:del>
          </w:p>
        </w:tc>
        <w:tc>
          <w:tcPr>
            <w:tcW w:w="1614" w:type="pct"/>
            <w:vAlign w:val="top"/>
          </w:tcPr>
          <w:p w14:paraId="7084FC2E" w14:textId="58FB84E1" w:rsidR="007D5D12" w:rsidRPr="0041537C" w:rsidRDefault="007D5D12" w:rsidP="007D5D12">
            <w:pPr>
              <w:pStyle w:val="TableText"/>
              <w:keepNext/>
              <w:rPr>
                <w:rStyle w:val="Zbold"/>
                <w:b w:val="0"/>
              </w:rPr>
            </w:pPr>
            <w:ins w:id="28" w:author="Thibaut Colin" w:date="2023-06-01T17:24:00Z">
              <w:r w:rsidRPr="00166AF1">
                <w:rPr>
                  <w:color w:val="auto"/>
                </w:rPr>
                <w:t>Until this</w:t>
              </w:r>
              <w:r>
                <w:rPr>
                  <w:color w:val="auto"/>
                </w:rPr>
                <w:t xml:space="preserve"> problem has been addressed correctly, the stack will refuse to start if both ARIB enforcement and FEC are enabled.</w:t>
              </w:r>
            </w:ins>
            <w:del w:id="29" w:author="Thibaut Colin" w:date="2023-06-01T17:24:00Z">
              <w:r w:rsidRPr="000F5E17" w:rsidDel="007D5D12">
                <w:rPr>
                  <w:rFonts w:cs="Arial"/>
                  <w:color w:val="FF0000"/>
                  <w:szCs w:val="18"/>
                  <w:shd w:val="clear" w:color="auto" w:fill="FFFFFF"/>
                </w:rPr>
                <w:delText>TBC</w:delText>
              </w:r>
            </w:del>
          </w:p>
        </w:tc>
      </w:tr>
      <w:tr w:rsidR="007D5D12" w:rsidRPr="0041537C" w14:paraId="602B4A91" w14:textId="77777777" w:rsidTr="0001113C">
        <w:trPr>
          <w:trHeight w:val="432"/>
          <w:ins w:id="30" w:author="Thibaut Colin" w:date="2023-06-01T17:23:00Z"/>
        </w:trPr>
        <w:tc>
          <w:tcPr>
            <w:tcW w:w="649" w:type="pct"/>
            <w:vAlign w:val="top"/>
          </w:tcPr>
          <w:p w14:paraId="46B8B3D7" w14:textId="4425947D" w:rsidR="007D5D12" w:rsidRPr="000F5E17" w:rsidRDefault="007D5D12" w:rsidP="007D5D12">
            <w:pPr>
              <w:pStyle w:val="TableText"/>
              <w:rPr>
                <w:ins w:id="31" w:author="Thibaut Colin" w:date="2023-06-01T17:23:00Z"/>
                <w:rFonts w:cs="Arial"/>
                <w:color w:val="FF0000"/>
                <w:szCs w:val="18"/>
                <w:shd w:val="clear" w:color="auto" w:fill="FFFFFF"/>
              </w:rPr>
            </w:pPr>
            <w:ins w:id="32" w:author="Thibaut Colin" w:date="2023-06-01T17:24:00Z">
              <w:r w:rsidRPr="005942CF">
                <w:rPr>
                  <w:color w:val="auto"/>
                </w:rPr>
                <w:t>1067978</w:t>
              </w:r>
            </w:ins>
          </w:p>
        </w:tc>
        <w:tc>
          <w:tcPr>
            <w:tcW w:w="2737" w:type="pct"/>
            <w:vAlign w:val="top"/>
          </w:tcPr>
          <w:p w14:paraId="36D8150D" w14:textId="70BE56B3" w:rsidR="007D5D12" w:rsidRDefault="007D5D12" w:rsidP="007D5D12">
            <w:pPr>
              <w:pStyle w:val="TableText"/>
              <w:keepNext/>
              <w:rPr>
                <w:ins w:id="33" w:author="Thibaut Colin" w:date="2023-06-01T17:23:00Z"/>
                <w:rStyle w:val="Zbold"/>
                <w:b w:val="0"/>
              </w:rPr>
            </w:pPr>
            <w:ins w:id="34" w:author="Thibaut Colin" w:date="2023-06-01T17:24:00Z">
              <w:r>
                <w:t xml:space="preserve">Packets sent using a PHY with a bandwidth larger than the base PHY’s bandwidth can infringe ARIB regulation. </w:t>
              </w:r>
            </w:ins>
          </w:p>
        </w:tc>
        <w:tc>
          <w:tcPr>
            <w:tcW w:w="1614" w:type="pct"/>
            <w:vAlign w:val="top"/>
          </w:tcPr>
          <w:p w14:paraId="1AAC5450" w14:textId="51110251" w:rsidR="007D5D12" w:rsidRPr="000F5E17" w:rsidRDefault="007D5D12" w:rsidP="007D5D12">
            <w:pPr>
              <w:pStyle w:val="TableText"/>
              <w:keepNext/>
              <w:rPr>
                <w:ins w:id="35" w:author="Thibaut Colin" w:date="2023-06-01T17:23:00Z"/>
                <w:rFonts w:cs="Arial"/>
                <w:color w:val="FF0000"/>
                <w:szCs w:val="18"/>
                <w:shd w:val="clear" w:color="auto" w:fill="FFFFFF"/>
              </w:rPr>
            </w:pPr>
            <w:ins w:id="36" w:author="Thibaut Colin" w:date="2023-06-01T17:24:00Z">
              <w:r>
                <w:t>Limit the communications when using mode switch with ARIB enforcement enabled</w:t>
              </w:r>
            </w:ins>
          </w:p>
        </w:tc>
      </w:tr>
    </w:tbl>
    <w:p w14:paraId="2F7BEEB5" w14:textId="7C1A01E1" w:rsidR="004F5B4C" w:rsidRDefault="004F5B4C">
      <w:pPr>
        <w:pStyle w:val="Heading2"/>
      </w:pPr>
      <w:r>
        <w:t>Deprecated Items</w:t>
      </w:r>
      <w:bookmarkEnd w:id="21"/>
    </w:p>
    <w:p w14:paraId="2A2BFF01" w14:textId="38998DD6" w:rsidR="00DC47BA" w:rsidRPr="00DC47BA" w:rsidRDefault="00DC47BA" w:rsidP="00DC47BA">
      <w:r>
        <w:t>None</w:t>
      </w:r>
    </w:p>
    <w:p w14:paraId="201AB79B" w14:textId="389D4252" w:rsidR="006F39EE" w:rsidRDefault="006F39EE">
      <w:pPr>
        <w:pStyle w:val="Heading2"/>
      </w:pPr>
      <w:bookmarkStart w:id="37" w:name="_Toc128924011"/>
      <w:r>
        <w:lastRenderedPageBreak/>
        <w:t>Removed Items</w:t>
      </w:r>
      <w:bookmarkEnd w:id="37"/>
    </w:p>
    <w:p w14:paraId="04060BB9" w14:textId="77777777" w:rsidR="00FA79A7" w:rsidRPr="00FA79A7" w:rsidRDefault="00FA79A7" w:rsidP="00FA79A7">
      <w:r>
        <w:t>None</w:t>
      </w:r>
    </w:p>
    <w:p w14:paraId="17368F31" w14:textId="3D7EEE83" w:rsidR="00DD0A0F" w:rsidRDefault="00F339BB">
      <w:pPr>
        <w:pStyle w:val="Heading1"/>
        <w:keepNext w:val="0"/>
      </w:pPr>
      <w:bookmarkStart w:id="38" w:name="_Toc128924012"/>
      <w:r>
        <w:lastRenderedPageBreak/>
        <w:t>Wi-SUN Applications</w:t>
      </w:r>
      <w:bookmarkEnd w:id="38"/>
    </w:p>
    <w:p w14:paraId="377CA2EA" w14:textId="54DFD0DC" w:rsidR="00F339BB" w:rsidRDefault="00F339BB">
      <w:pPr>
        <w:pStyle w:val="Heading2"/>
      </w:pPr>
      <w:bookmarkStart w:id="39" w:name="_Toc128924013"/>
      <w:r w:rsidRPr="00F339BB">
        <w:t>New Items</w:t>
      </w:r>
      <w:bookmarkEnd w:id="39"/>
    </w:p>
    <w:p w14:paraId="2F1BF7CA" w14:textId="1DDBBA12" w:rsidR="009C265F" w:rsidRDefault="00B5030D" w:rsidP="009C265F">
      <w:pPr>
        <w:rPr>
          <w:rFonts w:cs="Arial"/>
        </w:rPr>
      </w:pPr>
      <w:r>
        <w:rPr>
          <w:b/>
          <w:sz w:val="20"/>
          <w:u w:val="single"/>
        </w:rPr>
        <w:t>Added in release 1.</w:t>
      </w:r>
      <w:r w:rsidR="00F33E97">
        <w:rPr>
          <w:b/>
          <w:sz w:val="20"/>
          <w:u w:val="single"/>
        </w:rPr>
        <w:t>6</w:t>
      </w:r>
      <w:r>
        <w:rPr>
          <w:b/>
          <w:sz w:val="20"/>
          <w:u w:val="single"/>
        </w:rPr>
        <w:t>.0.0</w:t>
      </w:r>
      <w:r>
        <w:rPr>
          <w:rFonts w:cs="Arial"/>
        </w:rPr>
        <w:t xml:space="preserve"> </w:t>
      </w:r>
    </w:p>
    <w:p w14:paraId="2B325E26" w14:textId="51EE6E6E" w:rsidR="009C265F" w:rsidRDefault="006B283A" w:rsidP="00FA79A7">
      <w:pPr>
        <w:pStyle w:val="ListBullet"/>
      </w:pPr>
      <w:r>
        <w:t>Wi-SUN DFU</w:t>
      </w:r>
    </w:p>
    <w:p w14:paraId="42C3938C" w14:textId="75DFADC0" w:rsidR="006B283A" w:rsidRDefault="006B283A" w:rsidP="006B283A">
      <w:pPr>
        <w:pStyle w:val="ListBullet"/>
        <w:tabs>
          <w:tab w:val="clear" w:pos="360"/>
          <w:tab w:val="num" w:pos="720"/>
        </w:tabs>
        <w:ind w:left="720"/>
      </w:pPr>
      <w:r>
        <w:t>FTP/TFTP</w:t>
      </w:r>
    </w:p>
    <w:p w14:paraId="3828C2A2" w14:textId="20AEA125" w:rsidR="009E246A" w:rsidRDefault="009E246A" w:rsidP="006B283A">
      <w:pPr>
        <w:pStyle w:val="ListBullet"/>
        <w:tabs>
          <w:tab w:val="clear" w:pos="360"/>
          <w:tab w:val="num" w:pos="720"/>
        </w:tabs>
        <w:ind w:left="720"/>
      </w:pPr>
      <w:r>
        <w:t>CoAP status notification service</w:t>
      </w:r>
    </w:p>
    <w:p w14:paraId="603D70E9" w14:textId="68B134FA" w:rsidR="006B283A" w:rsidRDefault="006B283A" w:rsidP="006B283A">
      <w:pPr>
        <w:pStyle w:val="ListBullet"/>
        <w:tabs>
          <w:tab w:val="clear" w:pos="360"/>
          <w:tab w:val="num" w:pos="720"/>
        </w:tabs>
        <w:ind w:left="720"/>
      </w:pPr>
      <w:r>
        <w:t>Gecko bootloader</w:t>
      </w:r>
    </w:p>
    <w:p w14:paraId="1B1DAB41" w14:textId="1DAF9791" w:rsidR="006B283A" w:rsidRDefault="006B283A" w:rsidP="006B283A">
      <w:pPr>
        <w:pStyle w:val="ListBullet"/>
      </w:pPr>
      <w:r>
        <w:t xml:space="preserve">Settings </w:t>
      </w:r>
      <w:del w:id="40" w:author="Thibaut Colin" w:date="2023-06-01T19:50:00Z">
        <w:r w:rsidDel="00270CDA">
          <w:delText xml:space="preserve">and CLI support </w:delText>
        </w:r>
      </w:del>
      <w:r>
        <w:t>for LFN devices</w:t>
      </w:r>
    </w:p>
    <w:p w14:paraId="37B7A59E" w14:textId="3FAEFF01" w:rsidR="006B283A" w:rsidRDefault="006B283A" w:rsidP="006B283A">
      <w:pPr>
        <w:pStyle w:val="ListBullet"/>
      </w:pPr>
      <w:del w:id="41" w:author="Thibaut Colin" w:date="2023-06-01T19:50:00Z">
        <w:r w:rsidDel="00270CDA">
          <w:delText xml:space="preserve">Power optimization, </w:delText>
        </w:r>
      </w:del>
      <w:r>
        <w:t xml:space="preserve">LFN profile based, configurable sleep time for </w:t>
      </w:r>
      <w:proofErr w:type="gramStart"/>
      <w:r>
        <w:t>Meters</w:t>
      </w:r>
      <w:proofErr w:type="gramEnd"/>
    </w:p>
    <w:p w14:paraId="171CB68F" w14:textId="1671BAFA" w:rsidR="00F339BB" w:rsidRPr="00635E23" w:rsidRDefault="00F339BB">
      <w:pPr>
        <w:pStyle w:val="Heading2"/>
      </w:pPr>
      <w:bookmarkStart w:id="42" w:name="_Toc128924014"/>
      <w:r w:rsidRPr="00635E23">
        <w:t>Improvements</w:t>
      </w:r>
      <w:bookmarkEnd w:id="42"/>
    </w:p>
    <w:p w14:paraId="43E1F01D" w14:textId="54A3F5ED" w:rsidR="00AD6769" w:rsidRDefault="00AD6769" w:rsidP="00AD6769">
      <w:pPr>
        <w:rPr>
          <w:b/>
          <w:sz w:val="20"/>
          <w:u w:val="single"/>
        </w:rPr>
      </w:pPr>
      <w:r>
        <w:rPr>
          <w:b/>
          <w:sz w:val="20"/>
          <w:u w:val="single"/>
        </w:rPr>
        <w:t>Added in release 1.</w:t>
      </w:r>
      <w:r w:rsidR="00F33E97">
        <w:rPr>
          <w:b/>
          <w:sz w:val="20"/>
          <w:u w:val="single"/>
        </w:rPr>
        <w:t>6</w:t>
      </w:r>
      <w:r>
        <w:rPr>
          <w:b/>
          <w:sz w:val="20"/>
          <w:u w:val="single"/>
        </w:rPr>
        <w:t>.0.0</w:t>
      </w:r>
    </w:p>
    <w:p w14:paraId="529E44E6" w14:textId="36B2ADF2" w:rsidR="00EF543A" w:rsidRDefault="006B283A" w:rsidP="00FA79A7">
      <w:pPr>
        <w:pStyle w:val="ListBullet"/>
      </w:pPr>
      <w:r>
        <w:t>Network Analyzer: SUN OFDM Support</w:t>
      </w:r>
    </w:p>
    <w:p w14:paraId="7333C993" w14:textId="5B06D3E0" w:rsidR="006B283A" w:rsidRDefault="006B283A" w:rsidP="00FA79A7">
      <w:pPr>
        <w:pStyle w:val="ListBullet"/>
      </w:pPr>
      <w:r>
        <w:t>Wi-SUN Configurator</w:t>
      </w:r>
    </w:p>
    <w:p w14:paraId="47766BE2" w14:textId="2191860A" w:rsidR="006B283A" w:rsidRDefault="006B283A" w:rsidP="006B283A">
      <w:pPr>
        <w:pStyle w:val="ListBullet"/>
        <w:tabs>
          <w:tab w:val="clear" w:pos="360"/>
          <w:tab w:val="num" w:pos="720"/>
        </w:tabs>
        <w:ind w:left="720"/>
      </w:pPr>
      <w:r>
        <w:t>LFN support</w:t>
      </w:r>
    </w:p>
    <w:p w14:paraId="0D8F952E" w14:textId="3A1DA681" w:rsidR="006B283A" w:rsidRDefault="006B283A" w:rsidP="006B283A">
      <w:pPr>
        <w:pStyle w:val="ListBullet"/>
        <w:tabs>
          <w:tab w:val="clear" w:pos="360"/>
          <w:tab w:val="num" w:pos="720"/>
        </w:tabs>
        <w:ind w:left="720"/>
      </w:pPr>
      <w:r>
        <w:t>Certification generation</w:t>
      </w:r>
    </w:p>
    <w:p w14:paraId="2019812A" w14:textId="04032B1A" w:rsidR="006B283A" w:rsidRDefault="006B283A" w:rsidP="006B283A">
      <w:pPr>
        <w:pStyle w:val="ListBullet"/>
      </w:pPr>
      <w:r>
        <w:t xml:space="preserve">CLI can be turned ON/OFF </w:t>
      </w:r>
      <w:proofErr w:type="gramStart"/>
      <w:r>
        <w:t>completely</w:t>
      </w:r>
      <w:proofErr w:type="gramEnd"/>
    </w:p>
    <w:p w14:paraId="7D238EBC" w14:textId="03CF1590" w:rsidR="009E246A" w:rsidRDefault="006B283A" w:rsidP="009E246A">
      <w:pPr>
        <w:pStyle w:val="ListBullet"/>
      </w:pPr>
      <w:r>
        <w:t xml:space="preserve">Socket handler </w:t>
      </w:r>
      <w:proofErr w:type="gramStart"/>
      <w:r>
        <w:t>refactor</w:t>
      </w:r>
      <w:proofErr w:type="gramEnd"/>
    </w:p>
    <w:p w14:paraId="567170DD" w14:textId="163FCFF0" w:rsidR="009E246A" w:rsidRDefault="009E246A" w:rsidP="009E246A">
      <w:pPr>
        <w:pStyle w:val="ListBullet"/>
      </w:pPr>
      <w:r>
        <w:t>Memory Optimization</w:t>
      </w:r>
    </w:p>
    <w:p w14:paraId="60CCB800" w14:textId="528B7C40" w:rsidR="002436BF" w:rsidRPr="00EF543A" w:rsidRDefault="002436BF" w:rsidP="009E246A">
      <w:pPr>
        <w:pStyle w:val="ListBullet"/>
      </w:pPr>
      <w:r>
        <w:t>Aligned the router’s and border router</w:t>
      </w:r>
      <w:r w:rsidR="00DC47BA">
        <w:t>’</w:t>
      </w:r>
      <w:r>
        <w:t xml:space="preserve">s </w:t>
      </w:r>
      <w:r w:rsidR="00BD7AFA">
        <w:t xml:space="preserve">CLI </w:t>
      </w:r>
      <w:proofErr w:type="gramStart"/>
      <w:r w:rsidR="00BD7AFA">
        <w:t>commands</w:t>
      </w:r>
      <w:proofErr w:type="gramEnd"/>
    </w:p>
    <w:p w14:paraId="2C57477B" w14:textId="6DDE6281" w:rsidR="00F339BB" w:rsidRDefault="00F339BB">
      <w:pPr>
        <w:pStyle w:val="Heading2"/>
      </w:pPr>
      <w:bookmarkStart w:id="43" w:name="_Toc128924015"/>
      <w:r w:rsidRPr="00635E23">
        <w:t>Fixed Issues</w:t>
      </w:r>
      <w:bookmarkEnd w:id="43"/>
    </w:p>
    <w:p w14:paraId="758E02DE" w14:textId="32F78C2A" w:rsidR="0041537C" w:rsidRDefault="0041537C" w:rsidP="0041537C">
      <w:pPr>
        <w:rPr>
          <w:b/>
          <w:sz w:val="20"/>
          <w:u w:val="single"/>
        </w:rPr>
      </w:pPr>
      <w:r>
        <w:rPr>
          <w:b/>
          <w:sz w:val="20"/>
          <w:u w:val="single"/>
        </w:rPr>
        <w:t>Fixed in release 1.</w:t>
      </w:r>
      <w:r w:rsidR="00F33E97">
        <w:rPr>
          <w:b/>
          <w:sz w:val="20"/>
          <w:u w:val="single"/>
        </w:rPr>
        <w:t>6</w:t>
      </w:r>
      <w:r>
        <w:rPr>
          <w:b/>
          <w:sz w:val="20"/>
          <w:u w:val="single"/>
        </w:rPr>
        <w:t>.0.0</w:t>
      </w:r>
    </w:p>
    <w:p w14:paraId="6410E346" w14:textId="77777777" w:rsidR="0041537C" w:rsidRPr="00A13944" w:rsidRDefault="0041537C" w:rsidP="0041537C">
      <w:pPr>
        <w:spacing w:before="0" w:line="240" w:lineRule="auto"/>
        <w:rPr>
          <w:b/>
          <w:sz w:val="20"/>
          <w:u w:val="single"/>
        </w:rPr>
      </w:pPr>
    </w:p>
    <w:tbl>
      <w:tblPr>
        <w:tblStyle w:val="SilabsTable"/>
        <w:tblW w:w="5000" w:type="pct"/>
        <w:tblLook w:val="04A0" w:firstRow="1" w:lastRow="0" w:firstColumn="1" w:lastColumn="0" w:noHBand="0" w:noVBand="1"/>
      </w:tblPr>
      <w:tblGrid>
        <w:gridCol w:w="1732"/>
        <w:gridCol w:w="9284"/>
      </w:tblGrid>
      <w:tr w:rsidR="002438D9" w:rsidRPr="005F7A69" w14:paraId="213F7FD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86" w:type="pct"/>
            <w:shd w:val="clear" w:color="auto" w:fill="808080" w:themeFill="background1" w:themeFillShade="80"/>
          </w:tcPr>
          <w:p w14:paraId="160BD73C" w14:textId="77777777" w:rsidR="002438D9" w:rsidRPr="005F7A69" w:rsidRDefault="002438D9">
            <w:pPr>
              <w:pStyle w:val="TableHeading"/>
              <w:keepNext w:val="0"/>
            </w:pPr>
            <w:r w:rsidRPr="005F7A69">
              <w:t>ID #</w:t>
            </w:r>
          </w:p>
        </w:tc>
        <w:tc>
          <w:tcPr>
            <w:tcW w:w="4214" w:type="pct"/>
            <w:shd w:val="clear" w:color="auto" w:fill="808080" w:themeFill="background1" w:themeFillShade="80"/>
          </w:tcPr>
          <w:p w14:paraId="5F4CD2CA" w14:textId="77777777" w:rsidR="002438D9" w:rsidRPr="005F7A69" w:rsidRDefault="002438D9">
            <w:pPr>
              <w:pStyle w:val="TableHeading"/>
            </w:pPr>
            <w:r w:rsidRPr="005F7A69">
              <w:t>Description</w:t>
            </w:r>
          </w:p>
        </w:tc>
      </w:tr>
      <w:tr w:rsidR="002438D9" w:rsidRPr="005F7A69" w14:paraId="50A06EF3" w14:textId="77777777">
        <w:tc>
          <w:tcPr>
            <w:tcW w:w="786" w:type="pct"/>
            <w:vAlign w:val="top"/>
          </w:tcPr>
          <w:p w14:paraId="1C189A53" w14:textId="435D67EF" w:rsidR="002438D9" w:rsidRPr="002438D9" w:rsidRDefault="006C43DA">
            <w:pPr>
              <w:pStyle w:val="TableText"/>
              <w:rPr>
                <w:rFonts w:cs="Arial"/>
                <w:szCs w:val="18"/>
                <w:shd w:val="clear" w:color="auto" w:fill="FFFFFF"/>
              </w:rPr>
            </w:pPr>
            <w:r w:rsidRPr="006C43DA">
              <w:rPr>
                <w:rFonts w:cs="Arial"/>
                <w:szCs w:val="18"/>
                <w:shd w:val="clear" w:color="auto" w:fill="FFFFFF"/>
              </w:rPr>
              <w:t>1106878</w:t>
            </w:r>
          </w:p>
        </w:tc>
        <w:tc>
          <w:tcPr>
            <w:tcW w:w="4214" w:type="pct"/>
            <w:vAlign w:val="top"/>
          </w:tcPr>
          <w:p w14:paraId="76E52A9B" w14:textId="70F0E73B" w:rsidR="002438D9" w:rsidRPr="005F7A69" w:rsidRDefault="009E246A">
            <w:pPr>
              <w:pStyle w:val="TableText"/>
              <w:rPr>
                <w:rFonts w:cs="Arial"/>
                <w:szCs w:val="18"/>
                <w:shd w:val="clear" w:color="auto" w:fill="FFFFFF"/>
              </w:rPr>
            </w:pPr>
            <w:r>
              <w:rPr>
                <w:rFonts w:cs="Arial"/>
                <w:szCs w:val="18"/>
                <w:shd w:val="clear" w:color="auto" w:fill="FFFFFF"/>
              </w:rPr>
              <w:t>Applications override ping task stack size</w:t>
            </w:r>
            <w:r w:rsidR="00DC47BA">
              <w:rPr>
                <w:rFonts w:cs="Arial"/>
                <w:szCs w:val="18"/>
                <w:shd w:val="clear" w:color="auto" w:fill="FFFFFF"/>
              </w:rPr>
              <w:t>.</w:t>
            </w:r>
          </w:p>
        </w:tc>
      </w:tr>
      <w:tr w:rsidR="009E246A" w:rsidRPr="005F7A69" w14:paraId="3AFD1BC0" w14:textId="77777777">
        <w:tc>
          <w:tcPr>
            <w:tcW w:w="786" w:type="pct"/>
            <w:vAlign w:val="top"/>
          </w:tcPr>
          <w:p w14:paraId="46769231" w14:textId="338E8F02" w:rsidR="009E246A" w:rsidRPr="002438D9" w:rsidRDefault="006C43DA">
            <w:pPr>
              <w:pStyle w:val="TableText"/>
              <w:rPr>
                <w:rFonts w:cs="Arial"/>
                <w:szCs w:val="18"/>
                <w:shd w:val="clear" w:color="auto" w:fill="FFFFFF"/>
              </w:rPr>
            </w:pPr>
            <w:r w:rsidRPr="006C43DA">
              <w:rPr>
                <w:rFonts w:cs="Arial"/>
                <w:szCs w:val="18"/>
                <w:shd w:val="clear" w:color="auto" w:fill="FFFFFF"/>
              </w:rPr>
              <w:t>1106861</w:t>
            </w:r>
          </w:p>
        </w:tc>
        <w:tc>
          <w:tcPr>
            <w:tcW w:w="4214" w:type="pct"/>
            <w:vAlign w:val="top"/>
          </w:tcPr>
          <w:p w14:paraId="4DD3374B" w14:textId="639885CA" w:rsidR="009E246A" w:rsidRDefault="009E246A">
            <w:pPr>
              <w:pStyle w:val="TableText"/>
              <w:rPr>
                <w:rFonts w:cs="Arial"/>
                <w:szCs w:val="18"/>
                <w:shd w:val="clear" w:color="auto" w:fill="FFFFFF"/>
              </w:rPr>
            </w:pPr>
            <w:r w:rsidRPr="009E246A">
              <w:rPr>
                <w:rFonts w:cs="Arial"/>
                <w:szCs w:val="18"/>
                <w:shd w:val="clear" w:color="auto" w:fill="FFFFFF"/>
              </w:rPr>
              <w:t xml:space="preserve">Race condition in </w:t>
            </w:r>
            <w:proofErr w:type="spellStart"/>
            <w:proofErr w:type="gramStart"/>
            <w:r w:rsidRPr="009E246A">
              <w:rPr>
                <w:rFonts w:cs="Arial"/>
                <w:szCs w:val="18"/>
                <w:shd w:val="clear" w:color="auto" w:fill="FFFFFF"/>
              </w:rPr>
              <w:t>recvfrom</w:t>
            </w:r>
            <w:proofErr w:type="spellEnd"/>
            <w:r w:rsidRPr="009E246A">
              <w:rPr>
                <w:rFonts w:cs="Arial"/>
                <w:szCs w:val="18"/>
                <w:shd w:val="clear" w:color="auto" w:fill="FFFFFF"/>
              </w:rPr>
              <w:t>(</w:t>
            </w:r>
            <w:proofErr w:type="gramEnd"/>
            <w:r w:rsidRPr="009E246A">
              <w:rPr>
                <w:rFonts w:cs="Arial"/>
                <w:szCs w:val="18"/>
                <w:shd w:val="clear" w:color="auto" w:fill="FFFFFF"/>
              </w:rPr>
              <w:t>)</w:t>
            </w:r>
            <w:r w:rsidR="00DC47BA">
              <w:rPr>
                <w:rFonts w:cs="Arial"/>
                <w:szCs w:val="18"/>
                <w:shd w:val="clear" w:color="auto" w:fill="FFFFFF"/>
              </w:rPr>
              <w:t>.</w:t>
            </w:r>
          </w:p>
        </w:tc>
      </w:tr>
      <w:tr w:rsidR="009E246A" w:rsidRPr="005F7A69" w14:paraId="2099AAEB" w14:textId="77777777">
        <w:tc>
          <w:tcPr>
            <w:tcW w:w="786" w:type="pct"/>
            <w:vAlign w:val="top"/>
          </w:tcPr>
          <w:p w14:paraId="6A188281" w14:textId="7C513672" w:rsidR="009E246A" w:rsidRPr="002438D9" w:rsidRDefault="006C43DA">
            <w:pPr>
              <w:pStyle w:val="TableText"/>
              <w:rPr>
                <w:rFonts w:cs="Arial"/>
                <w:szCs w:val="18"/>
                <w:shd w:val="clear" w:color="auto" w:fill="FFFFFF"/>
              </w:rPr>
            </w:pPr>
            <w:r w:rsidRPr="006C43DA">
              <w:rPr>
                <w:rFonts w:cs="Arial"/>
                <w:szCs w:val="18"/>
                <w:shd w:val="clear" w:color="auto" w:fill="FFFFFF"/>
              </w:rPr>
              <w:t>1099841</w:t>
            </w:r>
          </w:p>
        </w:tc>
        <w:tc>
          <w:tcPr>
            <w:tcW w:w="4214" w:type="pct"/>
            <w:vAlign w:val="top"/>
          </w:tcPr>
          <w:p w14:paraId="49536D6C" w14:textId="2511E49D" w:rsidR="009E246A" w:rsidRDefault="009E246A">
            <w:pPr>
              <w:pStyle w:val="TableText"/>
              <w:rPr>
                <w:rFonts w:cs="Arial"/>
                <w:szCs w:val="18"/>
                <w:shd w:val="clear" w:color="auto" w:fill="FFFFFF"/>
              </w:rPr>
            </w:pPr>
            <w:r>
              <w:rPr>
                <w:rFonts w:cs="Arial"/>
                <w:szCs w:val="18"/>
                <w:shd w:val="clear" w:color="auto" w:fill="FFFFFF"/>
              </w:rPr>
              <w:t>Stack overflow in Ping component</w:t>
            </w:r>
            <w:r w:rsidR="00DC47BA">
              <w:rPr>
                <w:rFonts w:cs="Arial"/>
                <w:szCs w:val="18"/>
                <w:shd w:val="clear" w:color="auto" w:fill="FFFFFF"/>
              </w:rPr>
              <w:t>.</w:t>
            </w:r>
          </w:p>
        </w:tc>
      </w:tr>
      <w:tr w:rsidR="009E246A" w:rsidRPr="005F7A69" w14:paraId="0BDE211D" w14:textId="77777777">
        <w:tc>
          <w:tcPr>
            <w:tcW w:w="786" w:type="pct"/>
            <w:vAlign w:val="top"/>
          </w:tcPr>
          <w:p w14:paraId="241B813B" w14:textId="6E96FFD7" w:rsidR="009E246A" w:rsidRPr="002438D9" w:rsidRDefault="006C43DA">
            <w:pPr>
              <w:pStyle w:val="TableText"/>
              <w:rPr>
                <w:rFonts w:cs="Arial"/>
                <w:szCs w:val="18"/>
                <w:shd w:val="clear" w:color="auto" w:fill="FFFFFF"/>
              </w:rPr>
            </w:pPr>
            <w:r w:rsidRPr="006C43DA">
              <w:rPr>
                <w:rFonts w:cs="Arial"/>
                <w:szCs w:val="18"/>
                <w:shd w:val="clear" w:color="auto" w:fill="FFFFFF"/>
              </w:rPr>
              <w:t>1134408</w:t>
            </w:r>
          </w:p>
        </w:tc>
        <w:tc>
          <w:tcPr>
            <w:tcW w:w="4214" w:type="pct"/>
            <w:vAlign w:val="top"/>
          </w:tcPr>
          <w:p w14:paraId="4E396B81" w14:textId="1FF6BCA1" w:rsidR="009E246A" w:rsidRDefault="009E246A">
            <w:pPr>
              <w:pStyle w:val="TableText"/>
              <w:rPr>
                <w:rFonts w:cs="Arial"/>
                <w:szCs w:val="18"/>
                <w:shd w:val="clear" w:color="auto" w:fill="FFFFFF"/>
              </w:rPr>
            </w:pPr>
            <w:r>
              <w:rPr>
                <w:rFonts w:cs="Arial"/>
                <w:szCs w:val="18"/>
                <w:shd w:val="clear" w:color="auto" w:fill="FFFFFF"/>
              </w:rPr>
              <w:t>Event flag handling for FreeRTOS</w:t>
            </w:r>
            <w:r w:rsidR="00DC47BA">
              <w:rPr>
                <w:rFonts w:cs="Arial"/>
                <w:szCs w:val="18"/>
                <w:shd w:val="clear" w:color="auto" w:fill="FFFFFF"/>
              </w:rPr>
              <w:t>.</w:t>
            </w:r>
          </w:p>
        </w:tc>
      </w:tr>
      <w:tr w:rsidR="009E246A" w:rsidRPr="005F7A69" w14:paraId="69DEED59" w14:textId="77777777">
        <w:tc>
          <w:tcPr>
            <w:tcW w:w="786" w:type="pct"/>
            <w:vAlign w:val="top"/>
          </w:tcPr>
          <w:p w14:paraId="2B91A6DE" w14:textId="29ABAFCF" w:rsidR="009E246A" w:rsidRPr="002438D9" w:rsidRDefault="006C43DA">
            <w:pPr>
              <w:pStyle w:val="TableText"/>
              <w:rPr>
                <w:rFonts w:cs="Arial"/>
                <w:szCs w:val="18"/>
                <w:shd w:val="clear" w:color="auto" w:fill="FFFFFF"/>
              </w:rPr>
            </w:pPr>
            <w:r w:rsidRPr="006C43DA">
              <w:rPr>
                <w:rFonts w:cs="Arial"/>
                <w:szCs w:val="18"/>
                <w:shd w:val="clear" w:color="auto" w:fill="FFFFFF"/>
              </w:rPr>
              <w:t>1099260</w:t>
            </w:r>
          </w:p>
        </w:tc>
        <w:tc>
          <w:tcPr>
            <w:tcW w:w="4214" w:type="pct"/>
            <w:vAlign w:val="top"/>
          </w:tcPr>
          <w:p w14:paraId="0DBB6A05" w14:textId="4720727F" w:rsidR="009E246A" w:rsidRDefault="009E246A">
            <w:pPr>
              <w:pStyle w:val="TableText"/>
              <w:rPr>
                <w:rFonts w:cs="Arial"/>
                <w:szCs w:val="18"/>
                <w:shd w:val="clear" w:color="auto" w:fill="FFFFFF"/>
              </w:rPr>
            </w:pPr>
            <w:r w:rsidRPr="009E246A">
              <w:rPr>
                <w:rFonts w:cs="Arial"/>
                <w:szCs w:val="18"/>
                <w:shd w:val="clear" w:color="auto" w:fill="FFFFFF"/>
              </w:rPr>
              <w:t>Wi-SUN - SoC Empty</w:t>
            </w:r>
            <w:r>
              <w:rPr>
                <w:rFonts w:cs="Arial"/>
                <w:szCs w:val="18"/>
                <w:shd w:val="clear" w:color="auto" w:fill="FFFFFF"/>
              </w:rPr>
              <w:t xml:space="preserve"> + </w:t>
            </w:r>
            <w:proofErr w:type="spellStart"/>
            <w:r>
              <w:rPr>
                <w:rFonts w:cs="Arial"/>
                <w:szCs w:val="18"/>
                <w:shd w:val="clear" w:color="auto" w:fill="FFFFFF"/>
              </w:rPr>
              <w:t>app_core</w:t>
            </w:r>
            <w:proofErr w:type="spellEnd"/>
            <w:r>
              <w:rPr>
                <w:rFonts w:cs="Arial"/>
                <w:szCs w:val="18"/>
                <w:shd w:val="clear" w:color="auto" w:fill="FFFFFF"/>
              </w:rPr>
              <w:t xml:space="preserve"> + </w:t>
            </w:r>
            <w:proofErr w:type="spellStart"/>
            <w:r>
              <w:rPr>
                <w:rFonts w:cs="Arial"/>
                <w:szCs w:val="18"/>
                <w:shd w:val="clear" w:color="auto" w:fill="FFFFFF"/>
              </w:rPr>
              <w:t>app_setting</w:t>
            </w:r>
            <w:proofErr w:type="spellEnd"/>
            <w:r>
              <w:rPr>
                <w:rFonts w:cs="Arial"/>
                <w:szCs w:val="18"/>
                <w:shd w:val="clear" w:color="auto" w:fill="FFFFFF"/>
              </w:rPr>
              <w:t xml:space="preserve"> – connection failed status:35</w:t>
            </w:r>
            <w:r w:rsidR="00DC47BA">
              <w:rPr>
                <w:rFonts w:cs="Arial"/>
                <w:szCs w:val="18"/>
                <w:shd w:val="clear" w:color="auto" w:fill="FFFFFF"/>
              </w:rPr>
              <w:t>.</w:t>
            </w:r>
          </w:p>
        </w:tc>
      </w:tr>
      <w:tr w:rsidR="009E246A" w:rsidRPr="005F7A69" w14:paraId="4694245F" w14:textId="77777777">
        <w:tc>
          <w:tcPr>
            <w:tcW w:w="786" w:type="pct"/>
            <w:vAlign w:val="top"/>
          </w:tcPr>
          <w:p w14:paraId="33559DBF" w14:textId="74202026" w:rsidR="009E246A" w:rsidRPr="002438D9" w:rsidRDefault="006C43DA">
            <w:pPr>
              <w:pStyle w:val="TableText"/>
              <w:rPr>
                <w:rFonts w:cs="Arial"/>
                <w:szCs w:val="18"/>
                <w:shd w:val="clear" w:color="auto" w:fill="FFFFFF"/>
              </w:rPr>
            </w:pPr>
            <w:r w:rsidRPr="006C43DA">
              <w:rPr>
                <w:rFonts w:cs="Arial"/>
                <w:szCs w:val="18"/>
                <w:shd w:val="clear" w:color="auto" w:fill="FFFFFF"/>
              </w:rPr>
              <w:t>1093538</w:t>
            </w:r>
          </w:p>
        </w:tc>
        <w:tc>
          <w:tcPr>
            <w:tcW w:w="4214" w:type="pct"/>
            <w:vAlign w:val="top"/>
          </w:tcPr>
          <w:p w14:paraId="76917DCD" w14:textId="7A5D88AB" w:rsidR="009E246A" w:rsidRPr="009E246A" w:rsidRDefault="009E246A">
            <w:pPr>
              <w:pStyle w:val="TableText"/>
              <w:rPr>
                <w:rFonts w:cs="Arial"/>
                <w:szCs w:val="18"/>
                <w:shd w:val="clear" w:color="auto" w:fill="FFFFFF"/>
              </w:rPr>
            </w:pPr>
            <w:r w:rsidRPr="009E246A">
              <w:rPr>
                <w:rFonts w:cs="Arial"/>
                <w:szCs w:val="18"/>
                <w:shd w:val="clear" w:color="auto" w:fill="FFFFFF"/>
              </w:rPr>
              <w:t>Collector (</w:t>
            </w:r>
            <w:proofErr w:type="spellStart"/>
            <w:r w:rsidRPr="009E246A">
              <w:rPr>
                <w:rFonts w:cs="Arial"/>
                <w:szCs w:val="18"/>
                <w:shd w:val="clear" w:color="auto" w:fill="FFFFFF"/>
              </w:rPr>
              <w:t>COaP</w:t>
            </w:r>
            <w:proofErr w:type="spellEnd"/>
            <w:r w:rsidRPr="009E246A">
              <w:rPr>
                <w:rFonts w:cs="Arial"/>
                <w:szCs w:val="18"/>
                <w:shd w:val="clear" w:color="auto" w:fill="FFFFFF"/>
              </w:rPr>
              <w:t>) and Ping App freezes after &lt;</w:t>
            </w:r>
            <w:proofErr w:type="spellStart"/>
            <w:r w:rsidRPr="009E246A">
              <w:rPr>
                <w:rFonts w:cs="Arial"/>
                <w:szCs w:val="18"/>
                <w:shd w:val="clear" w:color="auto" w:fill="FFFFFF"/>
              </w:rPr>
              <w:t>wisun</w:t>
            </w:r>
            <w:proofErr w:type="spellEnd"/>
            <w:r w:rsidRPr="009E246A">
              <w:rPr>
                <w:rFonts w:cs="Arial"/>
                <w:szCs w:val="18"/>
                <w:shd w:val="clear" w:color="auto" w:fill="FFFFFF"/>
              </w:rPr>
              <w:t xml:space="preserve"> join_fan10&gt; command</w:t>
            </w:r>
            <w:r w:rsidR="00DC47BA">
              <w:rPr>
                <w:rFonts w:cs="Arial"/>
                <w:szCs w:val="18"/>
                <w:shd w:val="clear" w:color="auto" w:fill="FFFFFF"/>
              </w:rPr>
              <w:t>.</w:t>
            </w:r>
          </w:p>
        </w:tc>
      </w:tr>
      <w:tr w:rsidR="008F6084" w:rsidRPr="005F7A69" w14:paraId="3304B43B" w14:textId="77777777">
        <w:tc>
          <w:tcPr>
            <w:tcW w:w="786" w:type="pct"/>
            <w:vAlign w:val="top"/>
          </w:tcPr>
          <w:p w14:paraId="0EABB95B" w14:textId="4BE82023" w:rsidR="008F6084" w:rsidRPr="002438D9" w:rsidRDefault="008F6084">
            <w:pPr>
              <w:pStyle w:val="TableText"/>
              <w:rPr>
                <w:rFonts w:cs="Arial"/>
                <w:szCs w:val="18"/>
                <w:shd w:val="clear" w:color="auto" w:fill="FFFFFF"/>
              </w:rPr>
            </w:pPr>
            <w:r w:rsidRPr="001C7270">
              <w:rPr>
                <w:rFonts w:cs="Arial"/>
                <w:szCs w:val="18"/>
                <w:shd w:val="clear" w:color="auto" w:fill="FFFFFF"/>
              </w:rPr>
              <w:t>1102557</w:t>
            </w:r>
          </w:p>
        </w:tc>
        <w:tc>
          <w:tcPr>
            <w:tcW w:w="4214" w:type="pct"/>
            <w:vAlign w:val="top"/>
          </w:tcPr>
          <w:p w14:paraId="6CF2A083" w14:textId="74189387" w:rsidR="008F6084" w:rsidRPr="009E246A" w:rsidRDefault="001C7270">
            <w:pPr>
              <w:pStyle w:val="TableText"/>
              <w:rPr>
                <w:rFonts w:cs="Arial"/>
                <w:szCs w:val="18"/>
                <w:shd w:val="clear" w:color="auto" w:fill="FFFFFF"/>
              </w:rPr>
            </w:pPr>
            <w:r>
              <w:rPr>
                <w:rFonts w:cs="Arial"/>
                <w:szCs w:val="18"/>
                <w:shd w:val="clear" w:color="auto" w:fill="FFFFFF"/>
              </w:rPr>
              <w:t>B</w:t>
            </w:r>
            <w:r w:rsidR="008F6084">
              <w:rPr>
                <w:rFonts w:cs="Arial"/>
                <w:szCs w:val="18"/>
                <w:shd w:val="clear" w:color="auto" w:fill="FFFFFF"/>
              </w:rPr>
              <w:t xml:space="preserve">order </w:t>
            </w:r>
            <w:r>
              <w:rPr>
                <w:rFonts w:cs="Arial"/>
                <w:szCs w:val="18"/>
                <w:shd w:val="clear" w:color="auto" w:fill="FFFFFF"/>
              </w:rPr>
              <w:t>R</w:t>
            </w:r>
            <w:r w:rsidR="008F6084">
              <w:rPr>
                <w:rFonts w:cs="Arial"/>
                <w:szCs w:val="18"/>
                <w:shd w:val="clear" w:color="auto" w:fill="FFFFFF"/>
              </w:rPr>
              <w:t>outer CLI: Fixed an issue causing an assert after an invalid PHY configuration</w:t>
            </w:r>
            <w:r w:rsidR="00DC47BA">
              <w:rPr>
                <w:rFonts w:cs="Arial"/>
                <w:szCs w:val="18"/>
                <w:shd w:val="clear" w:color="auto" w:fill="FFFFFF"/>
              </w:rPr>
              <w:t>.</w:t>
            </w:r>
          </w:p>
        </w:tc>
      </w:tr>
      <w:tr w:rsidR="001C7270" w:rsidRPr="005F7A69" w14:paraId="44A21FFF" w14:textId="77777777">
        <w:tc>
          <w:tcPr>
            <w:tcW w:w="786" w:type="pct"/>
            <w:vAlign w:val="top"/>
          </w:tcPr>
          <w:p w14:paraId="2A7F1CC1" w14:textId="3C6E473C" w:rsidR="001C7270" w:rsidRPr="001C7270" w:rsidRDefault="001C7270">
            <w:pPr>
              <w:pStyle w:val="TableText"/>
              <w:rPr>
                <w:rFonts w:cs="Arial"/>
                <w:szCs w:val="18"/>
                <w:shd w:val="clear" w:color="auto" w:fill="FFFFFF"/>
              </w:rPr>
            </w:pPr>
            <w:r w:rsidRPr="001C7270">
              <w:rPr>
                <w:color w:val="auto"/>
              </w:rPr>
              <w:t>1134137</w:t>
            </w:r>
          </w:p>
        </w:tc>
        <w:tc>
          <w:tcPr>
            <w:tcW w:w="4214" w:type="pct"/>
            <w:vAlign w:val="top"/>
          </w:tcPr>
          <w:p w14:paraId="697EE849" w14:textId="384552C8" w:rsidR="001C7270" w:rsidRDefault="001C7270">
            <w:pPr>
              <w:pStyle w:val="TableText"/>
              <w:rPr>
                <w:rFonts w:cs="Arial"/>
                <w:szCs w:val="18"/>
                <w:shd w:val="clear" w:color="auto" w:fill="FFFFFF"/>
              </w:rPr>
            </w:pPr>
            <w:r>
              <w:rPr>
                <w:rFonts w:cs="Arial"/>
                <w:szCs w:val="18"/>
                <w:shd w:val="clear" w:color="auto" w:fill="FFFFFF"/>
              </w:rPr>
              <w:t>Border Router RCP: Fixed an issue causing an assert when receiving large messages from the Linux host.</w:t>
            </w:r>
          </w:p>
        </w:tc>
      </w:tr>
    </w:tbl>
    <w:p w14:paraId="53A6E746" w14:textId="4308271A" w:rsidR="00F339BB" w:rsidRDefault="00F339BB">
      <w:pPr>
        <w:pStyle w:val="Heading2"/>
      </w:pPr>
      <w:bookmarkStart w:id="44" w:name="_Toc128924016"/>
      <w:r w:rsidRPr="00635E23">
        <w:t>Known Issues in the Current Release</w:t>
      </w:r>
      <w:bookmarkEnd w:id="44"/>
    </w:p>
    <w:p w14:paraId="2129F494" w14:textId="77777777" w:rsidR="00442224" w:rsidRDefault="00442224" w:rsidP="00442224">
      <w:pPr>
        <w:keepNext/>
      </w:pPr>
      <w:r>
        <w:t xml:space="preserve">Issues in bold were added since the previous release. </w:t>
      </w:r>
    </w:p>
    <w:tbl>
      <w:tblPr>
        <w:tblStyle w:val="SilabsTable"/>
        <w:tblW w:w="4917" w:type="pct"/>
        <w:tblLook w:val="04A0" w:firstRow="1" w:lastRow="0" w:firstColumn="1" w:lastColumn="0" w:noHBand="0" w:noVBand="1"/>
      </w:tblPr>
      <w:tblGrid>
        <w:gridCol w:w="1406"/>
        <w:gridCol w:w="5930"/>
        <w:gridCol w:w="3497"/>
      </w:tblGrid>
      <w:tr w:rsidR="00442224" w:rsidRPr="00B97153" w14:paraId="0FD5C128" w14:textId="77777777" w:rsidTr="00752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9" w:type="pct"/>
            <w:shd w:val="clear" w:color="auto" w:fill="808080" w:themeFill="background1" w:themeFillShade="80"/>
          </w:tcPr>
          <w:p w14:paraId="3478B5F9" w14:textId="77777777" w:rsidR="00442224" w:rsidRPr="00B97153" w:rsidRDefault="00442224" w:rsidP="0075299D">
            <w:pPr>
              <w:pStyle w:val="TableHeading"/>
            </w:pPr>
            <w:r>
              <w:t>ID #</w:t>
            </w:r>
          </w:p>
        </w:tc>
        <w:tc>
          <w:tcPr>
            <w:tcW w:w="2737" w:type="pct"/>
            <w:shd w:val="clear" w:color="auto" w:fill="808080" w:themeFill="background1" w:themeFillShade="80"/>
          </w:tcPr>
          <w:p w14:paraId="15E9E8D4" w14:textId="77777777" w:rsidR="00442224" w:rsidRPr="00B97153" w:rsidRDefault="00442224" w:rsidP="0075299D">
            <w:pPr>
              <w:pStyle w:val="TableHeading"/>
            </w:pPr>
            <w:r>
              <w:t>Description</w:t>
            </w:r>
          </w:p>
        </w:tc>
        <w:tc>
          <w:tcPr>
            <w:tcW w:w="1614" w:type="pct"/>
            <w:shd w:val="clear" w:color="auto" w:fill="808080" w:themeFill="background1" w:themeFillShade="80"/>
          </w:tcPr>
          <w:p w14:paraId="4995B88C" w14:textId="77777777" w:rsidR="00442224" w:rsidRDefault="00442224" w:rsidP="0075299D">
            <w:pPr>
              <w:pStyle w:val="TableHeading"/>
            </w:pPr>
            <w:r>
              <w:t>Workaround</w:t>
            </w:r>
          </w:p>
        </w:tc>
      </w:tr>
      <w:tr w:rsidR="00C5115F" w:rsidRPr="0041537C" w14:paraId="4A95F4DC" w14:textId="77777777" w:rsidTr="00690DD3">
        <w:trPr>
          <w:trHeight w:val="432"/>
        </w:trPr>
        <w:tc>
          <w:tcPr>
            <w:tcW w:w="649" w:type="pct"/>
            <w:vAlign w:val="top"/>
          </w:tcPr>
          <w:p w14:paraId="6F9839C2" w14:textId="7396A3C4" w:rsidR="00C5115F" w:rsidRPr="0041537C" w:rsidRDefault="000E4DE0" w:rsidP="0041537C">
            <w:pPr>
              <w:pStyle w:val="TableText"/>
              <w:rPr>
                <w:rStyle w:val="Zbold"/>
                <w:b w:val="0"/>
                <w:color w:val="auto"/>
              </w:rPr>
            </w:pPr>
            <w:r w:rsidRPr="0041537C">
              <w:rPr>
                <w:rFonts w:cs="Arial"/>
                <w:color w:val="172B4D"/>
                <w:szCs w:val="18"/>
                <w:shd w:val="clear" w:color="auto" w:fill="FFFFFF"/>
              </w:rPr>
              <w:t>1067236</w:t>
            </w:r>
          </w:p>
        </w:tc>
        <w:tc>
          <w:tcPr>
            <w:tcW w:w="2737" w:type="pct"/>
            <w:vAlign w:val="top"/>
          </w:tcPr>
          <w:p w14:paraId="3DECC07C" w14:textId="2095F292" w:rsidR="00C5115F" w:rsidRPr="0041537C" w:rsidRDefault="00C5115F" w:rsidP="000273A5">
            <w:pPr>
              <w:pStyle w:val="TableText"/>
              <w:keepNext/>
              <w:rPr>
                <w:rStyle w:val="Zbold"/>
                <w:b w:val="0"/>
              </w:rPr>
            </w:pPr>
            <w:r w:rsidRPr="0041537C">
              <w:rPr>
                <w:rStyle w:val="Zbold"/>
                <w:b w:val="0"/>
              </w:rPr>
              <w:t xml:space="preserve">The border router </w:t>
            </w:r>
            <w:r w:rsidR="005E227B" w:rsidRPr="0041537C">
              <w:rPr>
                <w:rStyle w:val="Zbold"/>
                <w:b w:val="0"/>
              </w:rPr>
              <w:t xml:space="preserve">RCP </w:t>
            </w:r>
            <w:r w:rsidRPr="0041537C">
              <w:rPr>
                <w:rStyle w:val="Zbold"/>
                <w:b w:val="0"/>
              </w:rPr>
              <w:t xml:space="preserve">SPI interface is </w:t>
            </w:r>
            <w:r w:rsidR="00AD6769" w:rsidRPr="0041537C">
              <w:rPr>
                <w:rStyle w:val="Zbold"/>
                <w:b w:val="0"/>
              </w:rPr>
              <w:t>u</w:t>
            </w:r>
            <w:r w:rsidRPr="0041537C">
              <w:rPr>
                <w:rStyle w:val="Zbold"/>
                <w:b w:val="0"/>
              </w:rPr>
              <w:t>nstable when used with a throughput higher than 1</w:t>
            </w:r>
            <w:r w:rsidR="00AD6769" w:rsidRPr="0041537C">
              <w:rPr>
                <w:rStyle w:val="Zbold"/>
                <w:b w:val="0"/>
              </w:rPr>
              <w:t xml:space="preserve"> </w:t>
            </w:r>
            <w:r w:rsidRPr="0041537C">
              <w:rPr>
                <w:rStyle w:val="Zbold"/>
                <w:b w:val="0"/>
              </w:rPr>
              <w:t>Mbytes/s</w:t>
            </w:r>
          </w:p>
        </w:tc>
        <w:tc>
          <w:tcPr>
            <w:tcW w:w="1614" w:type="pct"/>
            <w:vAlign w:val="top"/>
          </w:tcPr>
          <w:p w14:paraId="3EA13C60" w14:textId="77F8D30C" w:rsidR="00C5115F" w:rsidRPr="0041537C" w:rsidRDefault="00C5115F" w:rsidP="000273A5">
            <w:pPr>
              <w:pStyle w:val="TableText"/>
              <w:keepNext/>
              <w:rPr>
                <w:rStyle w:val="Zbold"/>
                <w:b w:val="0"/>
              </w:rPr>
            </w:pPr>
            <w:r w:rsidRPr="0041537C">
              <w:rPr>
                <w:rStyle w:val="Zbold"/>
                <w:b w:val="0"/>
              </w:rPr>
              <w:t>The use of border router RCP SPI interface is not recommended for the time being.</w:t>
            </w:r>
          </w:p>
        </w:tc>
      </w:tr>
      <w:tr w:rsidR="00442224" w:rsidRPr="00690DD3" w14:paraId="4FA7FDA5" w14:textId="77777777" w:rsidTr="00690DD3">
        <w:trPr>
          <w:trHeight w:val="432"/>
        </w:trPr>
        <w:tc>
          <w:tcPr>
            <w:tcW w:w="649" w:type="pct"/>
            <w:vAlign w:val="top"/>
          </w:tcPr>
          <w:p w14:paraId="165FDD65" w14:textId="6A4F9895" w:rsidR="00442224" w:rsidRPr="00690DD3" w:rsidRDefault="00442224" w:rsidP="00690DD3">
            <w:pPr>
              <w:pStyle w:val="TableText"/>
              <w:rPr>
                <w:rStyle w:val="Zbold"/>
                <w:b w:val="0"/>
              </w:rPr>
            </w:pPr>
          </w:p>
        </w:tc>
        <w:tc>
          <w:tcPr>
            <w:tcW w:w="2737" w:type="pct"/>
            <w:vAlign w:val="top"/>
          </w:tcPr>
          <w:p w14:paraId="782A41DE" w14:textId="77777777" w:rsidR="006B283A" w:rsidRDefault="00442224" w:rsidP="00690DD3">
            <w:pPr>
              <w:pStyle w:val="TableText"/>
              <w:rPr>
                <w:rStyle w:val="Zbold"/>
                <w:b w:val="0"/>
              </w:rPr>
            </w:pPr>
            <w:r w:rsidRPr="00690DD3">
              <w:rPr>
                <w:rStyle w:val="Zbold"/>
                <w:b w:val="0"/>
              </w:rPr>
              <w:t>Simplicity Studio – Network Analyzer:</w:t>
            </w:r>
          </w:p>
          <w:p w14:paraId="516D828D" w14:textId="77777777" w:rsidR="00442224" w:rsidRDefault="00442224" w:rsidP="006B283A">
            <w:pPr>
              <w:pStyle w:val="TableText"/>
              <w:numPr>
                <w:ilvl w:val="0"/>
                <w:numId w:val="24"/>
              </w:numPr>
              <w:rPr>
                <w:rStyle w:val="Zbold"/>
                <w:b w:val="0"/>
              </w:rPr>
            </w:pPr>
            <w:r w:rsidRPr="00690DD3">
              <w:rPr>
                <w:rStyle w:val="Zbold"/>
                <w:b w:val="0"/>
              </w:rPr>
              <w:t xml:space="preserve">Wi-SUN Encrypted Packets are not </w:t>
            </w:r>
            <w:proofErr w:type="gramStart"/>
            <w:r w:rsidRPr="00690DD3">
              <w:rPr>
                <w:rStyle w:val="Zbold"/>
                <w:b w:val="0"/>
              </w:rPr>
              <w:t>supported</w:t>
            </w:r>
            <w:proofErr w:type="gramEnd"/>
          </w:p>
          <w:p w14:paraId="76BD3891" w14:textId="44BDD37B" w:rsidR="006B283A" w:rsidRPr="00690DD3" w:rsidRDefault="006B283A" w:rsidP="006B283A">
            <w:pPr>
              <w:pStyle w:val="TableText"/>
              <w:numPr>
                <w:ilvl w:val="0"/>
                <w:numId w:val="24"/>
              </w:numPr>
              <w:rPr>
                <w:rStyle w:val="Zbold"/>
                <w:b w:val="0"/>
              </w:rPr>
            </w:pPr>
            <w:proofErr w:type="spellStart"/>
            <w:r>
              <w:rPr>
                <w:rStyle w:val="Zbold"/>
                <w:b w:val="0"/>
              </w:rPr>
              <w:t>Undecoded</w:t>
            </w:r>
            <w:proofErr w:type="spellEnd"/>
            <w:r>
              <w:rPr>
                <w:rStyle w:val="Zbold"/>
                <w:b w:val="0"/>
              </w:rPr>
              <w:t xml:space="preserve"> frames (only after Ack) according to PTI issues on Series2</w:t>
            </w:r>
          </w:p>
        </w:tc>
        <w:tc>
          <w:tcPr>
            <w:tcW w:w="1614" w:type="pct"/>
            <w:vAlign w:val="top"/>
          </w:tcPr>
          <w:p w14:paraId="542FFA73" w14:textId="77777777" w:rsidR="00442224" w:rsidRPr="00690DD3" w:rsidRDefault="00442224" w:rsidP="00690DD3">
            <w:pPr>
              <w:pStyle w:val="TableText"/>
              <w:rPr>
                <w:rStyle w:val="Zbold"/>
                <w:b w:val="0"/>
              </w:rPr>
            </w:pPr>
          </w:p>
        </w:tc>
      </w:tr>
    </w:tbl>
    <w:p w14:paraId="28B906C0" w14:textId="2AACD2B5" w:rsidR="00F339BB" w:rsidRDefault="00F339BB">
      <w:pPr>
        <w:pStyle w:val="Heading2"/>
      </w:pPr>
      <w:bookmarkStart w:id="45" w:name="_Toc128924017"/>
      <w:r w:rsidRPr="00635E23">
        <w:t>Deprecated Items</w:t>
      </w:r>
      <w:bookmarkEnd w:id="45"/>
    </w:p>
    <w:p w14:paraId="431C2852" w14:textId="4AD30B83" w:rsidR="00FA79A7" w:rsidRPr="00FA79A7" w:rsidRDefault="00FA79A7" w:rsidP="00FA79A7">
      <w:r>
        <w:t>None</w:t>
      </w:r>
    </w:p>
    <w:p w14:paraId="2FA4B8AA" w14:textId="5D64D095" w:rsidR="00F339BB" w:rsidRDefault="00F339BB">
      <w:pPr>
        <w:pStyle w:val="Heading2"/>
      </w:pPr>
      <w:bookmarkStart w:id="46" w:name="_Toc128924018"/>
      <w:r w:rsidRPr="00635E23">
        <w:t>Removed Items</w:t>
      </w:r>
      <w:bookmarkEnd w:id="46"/>
    </w:p>
    <w:p w14:paraId="7FA2C289" w14:textId="2C4542CD" w:rsidR="00FA79A7" w:rsidRPr="00FA79A7" w:rsidRDefault="00FA79A7" w:rsidP="00FA79A7">
      <w:r>
        <w:t>None</w:t>
      </w:r>
    </w:p>
    <w:p w14:paraId="4546CA82" w14:textId="1BF4D91E" w:rsidR="003D65BD" w:rsidRPr="00DB76E7" w:rsidRDefault="003D65BD" w:rsidP="003D65BD">
      <w:pPr>
        <w:rPr>
          <w:rFonts w:cs="Arial"/>
        </w:rPr>
      </w:pPr>
    </w:p>
    <w:p w14:paraId="3FB8D3D4" w14:textId="5463C7F8" w:rsidR="00F339BB" w:rsidRPr="00F339BB" w:rsidRDefault="00F339BB">
      <w:pPr>
        <w:pStyle w:val="Heading1"/>
      </w:pPr>
      <w:bookmarkStart w:id="47" w:name="_Toc128924019"/>
      <w:r>
        <w:lastRenderedPageBreak/>
        <w:t>Using This Release</w:t>
      </w:r>
      <w:bookmarkEnd w:id="47"/>
    </w:p>
    <w:p w14:paraId="3DB1D814" w14:textId="77777777" w:rsidR="0063508F" w:rsidRDefault="0063508F" w:rsidP="0063508F">
      <w:bookmarkStart w:id="48" w:name="_Hlk74062569"/>
      <w:bookmarkStart w:id="49" w:name="_Hlk74062774"/>
      <w:bookmarkEnd w:id="10"/>
      <w:r>
        <w:t xml:space="preserve">This release contains the </w:t>
      </w:r>
      <w:proofErr w:type="gramStart"/>
      <w:r>
        <w:t>following</w:t>
      </w:r>
      <w:proofErr w:type="gramEnd"/>
    </w:p>
    <w:bookmarkEnd w:id="48"/>
    <w:p w14:paraId="6ABB49E9" w14:textId="193CC8CF" w:rsidR="0063508F" w:rsidRDefault="00A70CB5" w:rsidP="0063508F">
      <w:pPr>
        <w:pStyle w:val="ListBullet"/>
      </w:pPr>
      <w:r>
        <w:t>Wi-SUN</w:t>
      </w:r>
      <w:r w:rsidR="00DE0B29">
        <w:t xml:space="preserve"> </w:t>
      </w:r>
      <w:r w:rsidR="002D7A59">
        <w:t>stack</w:t>
      </w:r>
      <w:r w:rsidR="0063508F">
        <w:t xml:space="preserve"> library</w:t>
      </w:r>
    </w:p>
    <w:p w14:paraId="23D5D5AA" w14:textId="2BD22206" w:rsidR="0063508F" w:rsidRDefault="00A70CB5" w:rsidP="002D7A59">
      <w:pPr>
        <w:pStyle w:val="ListBullet"/>
      </w:pPr>
      <w:r>
        <w:t>Wi-SUN</w:t>
      </w:r>
      <w:r w:rsidR="002D7A59">
        <w:t xml:space="preserve"> sample applications</w:t>
      </w:r>
    </w:p>
    <w:p w14:paraId="376FFC0C" w14:textId="53595734" w:rsidR="00E17F46" w:rsidRPr="00E17F46" w:rsidRDefault="00E17F46" w:rsidP="002D7A59">
      <w:pPr>
        <w:pStyle w:val="ListBullet"/>
      </w:pPr>
      <w:r w:rsidRPr="00E17F46">
        <w:t>Wi-SUN border router p</w:t>
      </w:r>
      <w:r w:rsidRPr="00635E23">
        <w:t xml:space="preserve">re-compiled </w:t>
      </w:r>
      <w:r>
        <w:t>d</w:t>
      </w:r>
      <w:r w:rsidRPr="00635E23">
        <w:t>e</w:t>
      </w:r>
      <w:r>
        <w:t>mos</w:t>
      </w:r>
    </w:p>
    <w:bookmarkEnd w:id="49"/>
    <w:p w14:paraId="1D59F8D6" w14:textId="60163544" w:rsidR="00B917DC" w:rsidRDefault="00A7348F" w:rsidP="002D7A59">
      <w:pPr>
        <w:pStyle w:val="ListBullet"/>
      </w:pPr>
      <w:r>
        <w:t>Documentation</w:t>
      </w:r>
    </w:p>
    <w:p w14:paraId="56314CB7" w14:textId="445AF17B" w:rsidR="00DD0A0F" w:rsidRDefault="0063508F" w:rsidP="0063508F">
      <w:r>
        <w:t xml:space="preserve">If you are a </w:t>
      </w:r>
      <w:proofErr w:type="gramStart"/>
      <w:r>
        <w:t>first time</w:t>
      </w:r>
      <w:proofErr w:type="gramEnd"/>
      <w:r>
        <w:t xml:space="preserve"> user, see</w:t>
      </w:r>
      <w:r w:rsidR="00FB57FC">
        <w:t xml:space="preserve"> </w:t>
      </w:r>
      <w:hyperlink r:id="rId18" w:history="1">
        <w:r w:rsidR="006E7CA3" w:rsidRPr="000B220C">
          <w:rPr>
            <w:rStyle w:val="Hyperlink"/>
          </w:rPr>
          <w:t>https://docs.silabs.com/wisun/latest/wisun-getting-started-overview/</w:t>
        </w:r>
      </w:hyperlink>
      <w:r w:rsidR="006E7CA3">
        <w:t xml:space="preserve"> </w:t>
      </w:r>
    </w:p>
    <w:p w14:paraId="68ADEFF0" w14:textId="77777777" w:rsidR="004611D5" w:rsidRDefault="004611D5">
      <w:pPr>
        <w:pStyle w:val="Heading2"/>
      </w:pPr>
      <w:bookmarkStart w:id="50" w:name="_Toc128924020"/>
      <w:r>
        <w:t>Installation and Use</w:t>
      </w:r>
      <w:bookmarkEnd w:id="50"/>
    </w:p>
    <w:p w14:paraId="4CEEADED" w14:textId="7DECECE2" w:rsidR="00517D31" w:rsidRDefault="00517D31" w:rsidP="00517D31">
      <w:bookmarkStart w:id="51" w:name="_Hlk89521145"/>
      <w:r>
        <w:t xml:space="preserve">The Wi-SUN SDK is provided as part of the Gecko SDK (GSDK), the suite of Silicon Labs SDKs. To quickly get started with the GSDK, install </w:t>
      </w:r>
      <w:hyperlink r:id="rId19" w:history="1">
        <w:r>
          <w:rPr>
            <w:rStyle w:val="Hyperlink"/>
          </w:rPr>
          <w:t>Simplicity Studio 5</w:t>
        </w:r>
      </w:hyperlink>
      <w:r>
        <w:t xml:space="preserve">, which will set up your development environment and walk you through GSDK installation. Simplicity Studio 5 includes everything needed for IoT product development with Silicon Labs devices, including a resource and project launcher, software configuration tools, full IDE with GNU toolchain, and analysis tools. Installation instructions are provided in the online </w:t>
      </w:r>
      <w:hyperlink r:id="rId20" w:history="1">
        <w:r>
          <w:rPr>
            <w:rStyle w:val="Hyperlink"/>
          </w:rPr>
          <w:t>Simplicity Studio 5 User’s Guide</w:t>
        </w:r>
      </w:hyperlink>
      <w:r>
        <w:t xml:space="preserve">. </w:t>
      </w:r>
    </w:p>
    <w:p w14:paraId="7B933A28" w14:textId="70804C64" w:rsidR="00517D31" w:rsidRDefault="00517D31" w:rsidP="00517D31">
      <w:bookmarkStart w:id="52" w:name="_Hlk89366859"/>
      <w:r>
        <w:t xml:space="preserve">Alternatively, Gecko SDK may be installed manually by downloading or cloning the latest from GitHub. See </w:t>
      </w:r>
      <w:hyperlink r:id="rId21" w:history="1">
        <w:r>
          <w:rPr>
            <w:rStyle w:val="Hyperlink"/>
          </w:rPr>
          <w:t>https://github.com/SiliconLabs/gecko_sdk</w:t>
        </w:r>
      </w:hyperlink>
      <w:r>
        <w:t xml:space="preserve"> for more information.</w:t>
      </w:r>
      <w:bookmarkEnd w:id="52"/>
    </w:p>
    <w:bookmarkEnd w:id="51"/>
    <w:p w14:paraId="3B2F80F4" w14:textId="77777777" w:rsidR="00517D31" w:rsidRDefault="00517D31" w:rsidP="00517D31">
      <w:pPr>
        <w:rPr>
          <w:lang w:eastAsia="fi-FI"/>
        </w:rPr>
      </w:pPr>
      <w:r>
        <w:rPr>
          <w:lang w:eastAsia="fi-FI"/>
        </w:rPr>
        <w:t xml:space="preserve">Simplicity Studio installs the GSDK by default in: </w:t>
      </w:r>
    </w:p>
    <w:p w14:paraId="2872F3D9" w14:textId="77777777" w:rsidR="00517D31" w:rsidRPr="000C2004" w:rsidRDefault="00517D31" w:rsidP="00517D31">
      <w:pPr>
        <w:pStyle w:val="ListBullet"/>
        <w:tabs>
          <w:tab w:val="clear" w:pos="360"/>
        </w:tabs>
        <w:ind w:left="288" w:hanging="288"/>
        <w:rPr>
          <w:lang w:eastAsia="fi-FI"/>
        </w:rPr>
      </w:pPr>
      <w:r>
        <w:rPr>
          <w:lang w:eastAsia="fi-FI"/>
        </w:rPr>
        <w:t xml:space="preserve">(Windows): </w:t>
      </w:r>
      <w:r>
        <w:rPr>
          <w:rFonts w:eastAsia="Times New Roman"/>
        </w:rPr>
        <w:t>C:\Users\&lt;NAME&gt;\SimplicityStudio\SDKs\gecko_sdk</w:t>
      </w:r>
    </w:p>
    <w:p w14:paraId="5D019230" w14:textId="0733AC15" w:rsidR="00517D31" w:rsidRDefault="00B81E96" w:rsidP="00517D31">
      <w:pPr>
        <w:pStyle w:val="ListBullet"/>
        <w:tabs>
          <w:tab w:val="clear" w:pos="360"/>
        </w:tabs>
        <w:ind w:left="288" w:hanging="288"/>
        <w:rPr>
          <w:lang w:eastAsia="fi-FI"/>
        </w:rPr>
      </w:pPr>
      <w:r>
        <w:rPr>
          <w:lang w:eastAsia="fi-FI"/>
        </w:rPr>
        <w:t>(</w:t>
      </w:r>
      <w:r w:rsidR="00517D31">
        <w:rPr>
          <w:lang w:eastAsia="fi-FI"/>
        </w:rPr>
        <w:t>MacOS</w:t>
      </w:r>
      <w:r>
        <w:rPr>
          <w:lang w:eastAsia="fi-FI"/>
        </w:rPr>
        <w:t>)</w:t>
      </w:r>
      <w:r w:rsidR="00517D31">
        <w:rPr>
          <w:lang w:eastAsia="fi-FI"/>
        </w:rPr>
        <w:t xml:space="preserve">: </w:t>
      </w:r>
      <w:r>
        <w:t>/Users/&lt;NAME&gt;/SimplicityStudio/SDKs/gecko_sdk</w:t>
      </w:r>
    </w:p>
    <w:p w14:paraId="5CE15518" w14:textId="586C279B" w:rsidR="00B20571" w:rsidRDefault="008C1FC4" w:rsidP="00DD0A0F">
      <w:r>
        <w:t xml:space="preserve">Documentation specific to the SDK version is installed with the SDK. </w:t>
      </w:r>
    </w:p>
    <w:p w14:paraId="636CA12C" w14:textId="04449E08" w:rsidR="00014B4E" w:rsidRDefault="00014B4E">
      <w:pPr>
        <w:pStyle w:val="Heading2"/>
      </w:pPr>
      <w:bookmarkStart w:id="53" w:name="_Toc66349864"/>
      <w:bookmarkStart w:id="54" w:name="_Toc128924021"/>
      <w:r>
        <w:t xml:space="preserve">Security </w:t>
      </w:r>
      <w:bookmarkEnd w:id="53"/>
      <w:r w:rsidR="00BA5821">
        <w:t>Information</w:t>
      </w:r>
      <w:bookmarkEnd w:id="54"/>
    </w:p>
    <w:p w14:paraId="597005AD" w14:textId="77777777" w:rsidR="00014B4E" w:rsidRDefault="00014B4E" w:rsidP="00014B4E">
      <w:pPr>
        <w:rPr>
          <w:b/>
          <w:bCs/>
        </w:rPr>
      </w:pPr>
      <w:r>
        <w:rPr>
          <w:b/>
          <w:bCs/>
        </w:rPr>
        <w:t>Secure Vault Integration</w:t>
      </w:r>
    </w:p>
    <w:p w14:paraId="39969EE1" w14:textId="77777777" w:rsidR="00014B4E" w:rsidRPr="00014B4E" w:rsidRDefault="00014B4E" w:rsidP="00014B4E">
      <w:r w:rsidRPr="00014B4E">
        <w:t>This version of the stack does not integrate Secure Vault Key Management.</w:t>
      </w:r>
    </w:p>
    <w:p w14:paraId="625A0031" w14:textId="77777777" w:rsidR="00014B4E" w:rsidRDefault="00014B4E" w:rsidP="00A7348F">
      <w:pPr>
        <w:keepNext/>
      </w:pPr>
      <w:r>
        <w:rPr>
          <w:rStyle w:val="Zbold"/>
        </w:rPr>
        <w:lastRenderedPageBreak/>
        <w:t>Security Advisories</w:t>
      </w:r>
    </w:p>
    <w:p w14:paraId="31C64B91" w14:textId="77777777" w:rsidR="00014B4E" w:rsidRDefault="00014B4E" w:rsidP="00A7348F">
      <w:pPr>
        <w:keepNext/>
      </w:pPr>
      <w:r>
        <w:t xml:space="preserve">To subscribe to Security Advisories, log in to the Silicon Labs customer portal, then select </w:t>
      </w:r>
      <w:r>
        <w:rPr>
          <w:rStyle w:val="Zbold"/>
        </w:rPr>
        <w:t>Account Home</w:t>
      </w:r>
      <w:r>
        <w:t xml:space="preserve">. Click </w:t>
      </w:r>
      <w:r>
        <w:rPr>
          <w:rStyle w:val="Zbold"/>
        </w:rPr>
        <w:t>HOME</w:t>
      </w:r>
      <w:r>
        <w:t xml:space="preserve"> to go to the portal home page and then click the </w:t>
      </w:r>
      <w:r>
        <w:rPr>
          <w:rStyle w:val="Zbold"/>
        </w:rPr>
        <w:t>Manage Notifications</w:t>
      </w:r>
      <w:r>
        <w:t xml:space="preserve"> tile. Make sure that ‘Software/Security Advisory Notices &amp; Product Change Notices (PCNs)’ is checked, and that you are subscribed at minimum for your platform and protocol. Click </w:t>
      </w:r>
      <w:r>
        <w:rPr>
          <w:b/>
        </w:rPr>
        <w:t>Save</w:t>
      </w:r>
      <w:r>
        <w:t xml:space="preserve"> to save any changes.</w:t>
      </w:r>
    </w:p>
    <w:p w14:paraId="1F4DC581" w14:textId="701FB524" w:rsidR="00014B4E" w:rsidRDefault="00000000" w:rsidP="00014B4E">
      <w:pPr>
        <w:pStyle w:val="FigurePara"/>
        <w:keepNext w:val="0"/>
      </w:pPr>
      <w:r>
        <w:pict w14:anchorId="42F4CF88">
          <v:rect id="Rectangle 5" o:spid="_x0000_s2052" alt="" style="position:absolute;left:0;text-align:left;margin-left:101.1pt;margin-top:218.45pt;width:95pt;height:36.5pt;z-index:251664384;visibility:visible;mso-wrap-edited:f;mso-width-percent:0;mso-height-percent:0;mso-width-percent:0;mso-height-percent:0;mso-width-relative:margin;mso-height-relative:margin;v-text-anchor:middle" filled="f" strokecolor="red" strokeweight="2pt"/>
        </w:pict>
      </w:r>
      <w:r>
        <w:pict w14:anchorId="56F0534A">
          <v:rect id="Rectangle 1" o:spid="_x0000_s2051" style="position:absolute;left:0;text-align:left;margin-left:251.7pt;margin-top:218.5pt;width:95pt;height:8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" filled="f" strokecolor="red" strokeweight="2pt"/>
        </w:pict>
      </w:r>
      <w:r>
        <w:pict w14:anchorId="572770DE">
          <v:rect id="Rectangle 2" o:spid="_x0000_s2050" alt="" style="position:absolute;left:0;text-align:left;margin-left:101pt;margin-top:131.25pt;width:146.5pt;height:7.5pt;z-index:251662336;visibility:visible;mso-wrap-edited:f;mso-width-percent:0;mso-height-percent:0;mso-width-percent:0;mso-height-percent:0;v-text-anchor:middle" filled="f" strokecolor="red" strokeweight="2pt"/>
        </w:pict>
      </w:r>
      <w:r w:rsidR="00014B4E">
        <w:drawing>
          <wp:inline distT="0" distB="0" distL="0" distR="0" wp14:anchorId="1146C7D3" wp14:editId="437E90F7">
            <wp:extent cx="4661479" cy="3883231"/>
            <wp:effectExtent l="0" t="0" r="6350" b="3175"/>
            <wp:docPr id="1" name="Picture 1" descr="Manage Notifications, Update Preferences dialo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nage Notifications, Update Preferences dialog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479" cy="388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A74C0" w14:textId="77777777" w:rsidR="00DD0A0F" w:rsidRDefault="00DD0A0F">
      <w:pPr>
        <w:pStyle w:val="Heading2"/>
      </w:pPr>
      <w:bookmarkStart w:id="55" w:name="_Toc128924022"/>
      <w:r>
        <w:t>Support</w:t>
      </w:r>
      <w:bookmarkEnd w:id="55"/>
    </w:p>
    <w:p w14:paraId="3BAAF8B7" w14:textId="78DCCA23" w:rsidR="00475574" w:rsidRDefault="00DD0A0F" w:rsidP="00DD0A0F">
      <w:r>
        <w:t xml:space="preserve">Development Kit customers are eligible for training and technical support. </w:t>
      </w:r>
      <w:r w:rsidR="00EA2DF3">
        <w:t>C</w:t>
      </w:r>
      <w:r>
        <w:t xml:space="preserve">ontact Silicon Laboratories support at </w:t>
      </w:r>
      <w:hyperlink r:id="rId23" w:history="1">
        <w:r w:rsidR="00361CBA" w:rsidRPr="003573F3">
          <w:rPr>
            <w:rStyle w:val="ZXref"/>
          </w:rPr>
          <w:t>http://www.silabs.com/support</w:t>
        </w:r>
      </w:hyperlink>
      <w:r w:rsidR="008C1FC4" w:rsidRPr="00E17C7C">
        <w:rPr>
          <w:rStyle w:val="Hyperlink"/>
          <w:u w:val="none"/>
        </w:rPr>
        <w:t>.</w:t>
      </w:r>
    </w:p>
    <w:p w14:paraId="504C0B91" w14:textId="39C8A106" w:rsidR="006F39EE" w:rsidRPr="006F39EE" w:rsidRDefault="006F39EE" w:rsidP="00EA2DF3"/>
    <w:sectPr w:rsidR="006F39EE" w:rsidRPr="006F39EE" w:rsidSect="00520108">
      <w:headerReference w:type="default" r:id="rId24"/>
      <w:type w:val="continuous"/>
      <w:pgSz w:w="12240" w:h="15840" w:code="1"/>
      <w:pgMar w:top="720" w:right="720" w:bottom="1440" w:left="720" w:header="43" w:footer="720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2" w:author="Catherine Owens" w:date="2023-05-31T15:25:00Z" w:initials="CO">
    <w:p w14:paraId="3B5CD111" w14:textId="1C5138E3" w:rsidR="00DC47BA" w:rsidRDefault="00DC47BA">
      <w:pPr>
        <w:pStyle w:val="CommentText"/>
      </w:pPr>
      <w:r>
        <w:rPr>
          <w:rStyle w:val="CommentReference"/>
        </w:rPr>
        <w:annotationRef/>
      </w:r>
      <w:r>
        <w:t>QSG181 is now obsolete. This would be a link to DSC.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5CD1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21E555" w16cex:dateUtc="2023-05-31T1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5CD111" w16cid:durableId="2821E55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3D1E7" w14:textId="77777777" w:rsidR="00A36654" w:rsidRDefault="00A36654" w:rsidP="00E41C63">
      <w:pPr>
        <w:spacing w:before="0" w:line="240" w:lineRule="auto"/>
      </w:pPr>
      <w:r>
        <w:separator/>
      </w:r>
    </w:p>
  </w:endnote>
  <w:endnote w:type="continuationSeparator" w:id="0">
    <w:p w14:paraId="5F63ED7C" w14:textId="77777777" w:rsidR="00A36654" w:rsidRDefault="00A36654" w:rsidP="00E41C6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F961D" w14:textId="7EACC2E7" w:rsidR="00501D73" w:rsidRDefault="00000000">
    <w:pPr>
      <w:pStyle w:val="Footer"/>
    </w:pPr>
    <w:r>
      <w:rPr>
        <w:noProof/>
      </w:rPr>
      <w:pict w14:anchorId="072F3864">
        <v:shapetype id="_x0000_t202" coordsize="21600,21600" o:spt="202" path="m,l,21600r21600,l21600,xe">
          <v:stroke joinstyle="miter"/>
          <v:path gradientshapeok="t" o:connecttype="rect"/>
        </v:shapetype>
        <v:shape id="Text Box 61" o:spid="_x0000_s1079" type="#_x0000_t202" alt="" style="position:absolute;left:0;text-align:left;margin-left:-36pt;margin-top:16.5pt;width:611pt;height:37.45pt;z-index:251658240;visibility:visible;mso-wrap-style:square;mso-wrap-edited:f;mso-width-percent:0;mso-height-percent:0;mso-wrap-distance-top:3.6pt;mso-wrap-distance-bottom:3.6pt;mso-width-percent:0;mso-height-percent:0;mso-width-relative:margin;mso-height-relative:margin;v-text-anchor:middle" fillcolor="#d81e2a" strokecolor="#d81e2a">
          <v:textbox>
            <w:txbxContent>
              <w:p w14:paraId="2E739786" w14:textId="4E3CDF03" w:rsidR="00501D73" w:rsidRPr="00F06667" w:rsidRDefault="00501D73" w:rsidP="006C4570">
                <w:pPr>
                  <w:pStyle w:val="FooterText"/>
                  <w:rPr>
                    <w:color w:val="FFFFFF" w:themeColor="background1"/>
                    <w:szCs w:val="16"/>
                  </w:rPr>
                </w:pPr>
                <w:r>
                  <w:rPr>
                    <w:b/>
                  </w:rPr>
                  <w:t xml:space="preserve">silabs.com </w:t>
                </w:r>
                <w:r>
                  <w:t>| Building a more connected world.</w:t>
                </w:r>
                <w:r>
                  <w:tab/>
                </w:r>
                <w:r w:rsidR="00A70CB5">
                  <w:t>Wi-SUN</w:t>
                </w:r>
                <w:r w:rsidR="000762C5">
                  <w:t xml:space="preserve"> 1</w:t>
                </w:r>
                <w:r w:rsidR="00542080">
                  <w:t>.</w:t>
                </w:r>
                <w:r w:rsidR="003D6176">
                  <w:t>6.0</w:t>
                </w:r>
                <w:r w:rsidR="00E759F5">
                  <w:t>.</w:t>
                </w:r>
                <w:r>
                  <w:t xml:space="preserve">0 | </w:t>
                </w:r>
                <w:r w:rsidRPr="001841D1">
                  <w:fldChar w:fldCharType="begin"/>
                </w:r>
                <w:r w:rsidRPr="001841D1">
                  <w:instrText xml:space="preserve"> PAGE   \* MERGEFORMAT </w:instrText>
                </w:r>
                <w:r w:rsidRPr="001841D1">
                  <w:fldChar w:fldCharType="separate"/>
                </w:r>
                <w:r>
                  <w:rPr>
                    <w:noProof/>
                  </w:rPr>
                  <w:t>10</w:t>
                </w:r>
                <w:r w:rsidRPr="001841D1">
                  <w:rPr>
                    <w:noProof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0DC8E" w14:textId="2A96D645" w:rsidR="00501D73" w:rsidRDefault="00000000">
    <w:pPr>
      <w:pStyle w:val="Footer"/>
    </w:pPr>
    <w:r>
      <w:rPr>
        <w:noProof/>
      </w:rPr>
      <w:pict w14:anchorId="470157A7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5" type="#_x0000_t202" style="position:absolute;left:0;text-align:left;margin-left:-36pt;margin-top:16.95pt;width:611pt;height:37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" fillcolor="#d81e2a" strokecolor="#d81e2a">
          <v:textbox>
            <w:txbxContent>
              <w:p w14:paraId="6069DF66" w14:textId="0FA2D7CC" w:rsidR="00FA0C63" w:rsidRPr="003A3BD2" w:rsidRDefault="00FA0C63" w:rsidP="00FA0C63">
                <w:pPr>
                  <w:tabs>
                    <w:tab w:val="left" w:pos="4680"/>
                    <w:tab w:val="right" w:pos="11430"/>
                  </w:tabs>
                  <w:spacing w:before="0" w:after="120"/>
                  <w:ind w:left="576"/>
                  <w:rPr>
                    <w:color w:val="FFFFFF"/>
                    <w:sz w:val="16"/>
                  </w:rPr>
                </w:pPr>
                <w:r w:rsidRPr="00FA0C63">
                  <w:rPr>
                    <w:b/>
                    <w:color w:val="FFFFFF"/>
                    <w:sz w:val="16"/>
                  </w:rPr>
                  <w:t xml:space="preserve">silabs.com </w:t>
                </w:r>
                <w:r w:rsidRPr="00FA0C63">
                  <w:rPr>
                    <w:color w:val="FFFFFF"/>
                    <w:sz w:val="16"/>
                  </w:rPr>
                  <w:t>| Building a more connected world.</w:t>
                </w:r>
                <w:r w:rsidRPr="00FA0C63">
                  <w:rPr>
                    <w:color w:val="FFFFFF"/>
                    <w:sz w:val="16"/>
                  </w:rPr>
                  <w:tab/>
                </w:r>
                <w:r w:rsidRPr="00FA0C63">
                  <w:rPr>
                    <w:rFonts w:ascii="Arial-BoldMT" w:hAnsi="Arial-BoldMT" w:cs="Arial-BoldMT"/>
                    <w:b/>
                    <w:bCs/>
                    <w:color w:val="FFFFFF"/>
                    <w:sz w:val="16"/>
                    <w:szCs w:val="16"/>
                  </w:rPr>
                  <w:t>Copyright © 202</w:t>
                </w:r>
                <w:r w:rsidR="001F020B">
                  <w:rPr>
                    <w:rFonts w:ascii="Arial-BoldMT" w:hAnsi="Arial-BoldMT" w:cs="Arial-BoldMT"/>
                    <w:b/>
                    <w:bCs/>
                    <w:color w:val="FFFFFF"/>
                    <w:sz w:val="16"/>
                    <w:szCs w:val="16"/>
                  </w:rPr>
                  <w:t>3</w:t>
                </w:r>
                <w:r w:rsidRPr="00FA0C63">
                  <w:rPr>
                    <w:rFonts w:ascii="Arial-BoldMT" w:hAnsi="Arial-BoldMT" w:cs="Arial-BoldMT"/>
                    <w:b/>
                    <w:bCs/>
                    <w:color w:val="FFFFFF"/>
                    <w:sz w:val="16"/>
                    <w:szCs w:val="16"/>
                  </w:rPr>
                  <w:t xml:space="preserve"> by Silicon Laboratories</w:t>
                </w:r>
                <w:r w:rsidRPr="00FA0C63">
                  <w:rPr>
                    <w:color w:val="FFFFFF"/>
                    <w:sz w:val="16"/>
                  </w:rPr>
                  <w:tab/>
                </w:r>
                <w:r w:rsidRPr="003A3BD2">
                  <w:rPr>
                    <w:color w:val="FFFFFF"/>
                    <w:sz w:val="16"/>
                  </w:rPr>
                  <w:t>Wi-SUN 1.</w:t>
                </w:r>
                <w:r w:rsidR="003D6176">
                  <w:rPr>
                    <w:color w:val="FFFFFF"/>
                    <w:sz w:val="16"/>
                  </w:rPr>
                  <w:t>6.0</w:t>
                </w:r>
                <w:r w:rsidR="00542080">
                  <w:rPr>
                    <w:color w:val="FFFFFF"/>
                    <w:sz w:val="16"/>
                  </w:rPr>
                  <w:t>.0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18E7C" w14:textId="77777777" w:rsidR="00A36654" w:rsidRDefault="00A36654" w:rsidP="00E41C63">
      <w:pPr>
        <w:spacing w:before="0" w:line="240" w:lineRule="auto"/>
      </w:pPr>
      <w:r>
        <w:separator/>
      </w:r>
    </w:p>
  </w:footnote>
  <w:footnote w:type="continuationSeparator" w:id="0">
    <w:p w14:paraId="7E58ABD2" w14:textId="77777777" w:rsidR="00A36654" w:rsidRDefault="00A36654" w:rsidP="00E41C6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76E9B" w14:textId="77777777" w:rsidR="00501D73" w:rsidRDefault="00501D73" w:rsidP="003259D9">
    <w:pPr>
      <w:pStyle w:val="Header"/>
    </w:pPr>
    <w:r>
      <w:tab/>
    </w:r>
  </w:p>
  <w:p w14:paraId="2CBB2499" w14:textId="77777777" w:rsidR="00501D73" w:rsidRDefault="00501D73" w:rsidP="002270D4">
    <w:pPr>
      <w:pStyle w:val="HeaderTopic"/>
    </w:pPr>
    <w:r>
      <w:tab/>
    </w:r>
    <w:r>
      <w:rPr>
        <w:noProof/>
      </w:rPr>
      <w:t>Contents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5DAF9" w14:textId="3CD1DA0A" w:rsidR="00501D73" w:rsidRDefault="00000000" w:rsidP="00053BD1">
    <w:pPr>
      <w:pStyle w:val="HeaderFirstPage"/>
    </w:pPr>
    <w:r>
      <w:pict w14:anchorId="6963DF13">
        <v:group id="Group 195" o:spid="_x0000_s1026" alt="" style="width:94.75pt;height:47.3pt;mso-position-horizontal-relative:char;mso-position-vertical-relative:line" coordsize="1895,946">
          <v:group id="Group 2" o:spid="_x0000_s1027" alt="" style="position:absolute;width:1890;height:672" coordsize="1890,672">
            <v:shape id="Freeform 3" o:spid="_x0000_s1028" alt="" style="position:absolute;width:1890;height:672;visibility:visible;mso-wrap-style:square;v-text-anchor:top" coordsize="1890,672" path="m999,l927,9r-23,5l840,23r-20,4l801,30r-19,5l763,38r-18,4l727,45r-17,5l693,53r-33,9l568,86,457,122,350,162r-66,30l222,224r-55,33l96,308,44,360,12,411,,464r1,18l37,545r57,48l147,621r60,23l250,654r22,6l318,669r24,3l326,668r-19,-8l249,635,206,579r4,-18l221,543r29,-22l276,501r24,-15l321,473r17,-9l352,456r10,-4l368,449r875,l1247,435r-1,-6l709,429r-69,-3l571,420r-14,-1l539,416r-19,-5l498,408,432,390,362,356,324,308r4,-24l361,222r56,-46l472,146r84,-38l642,77r29,-8l700,60,758,45,908,15r30,-4l969,5,999,xe" fillcolor="#d91e2a" stroked="f">
              <v:path arrowok="t" o:connecttype="custom" o:connectlocs="927,9;840,23;801,30;763,38;727,45;693,53;568,86;350,162;222,224;96,308;12,411;1,482;94,593;207,644;272,660;342,672;307,660;206,579;221,543;276,501;321,473;352,456;368,449;1247,435;709,429;571,420;539,416;498,408;362,356;328,284;417,176;556,108;671,69;758,45;938,11;999,0" o:connectangles="0,0,0,0,0,0,0,0,0,0,0,0,0,0,0,0,0,0,0,0,0,0,0,0,0,0,0,0,0,0,0,0,0,0,0,0"/>
            </v:shape>
            <v:shape id="Freeform 4" o:spid="_x0000_s1029" alt="" style="position:absolute;width:1890;height:672;visibility:visible;mso-wrap-style:square;v-text-anchor:top" coordsize="1890,672" path="m1243,449r-875,l526,485r-28,21l485,519r-3,18l498,557r61,34l626,606r72,9l735,617r76,-3l924,602r71,-15l1060,569r57,-21l1182,512r48,-39l1241,455r2,-6xe" fillcolor="#d91e2a" stroked="f">
              <v:path arrowok="t" o:connecttype="custom" o:connectlocs="1243,449;368,449;526,485;498,506;485,519;482,537;498,557;559,591;626,606;698,615;735,617;811,614;924,602;995,587;1060,569;1117,548;1182,512;1230,473;1241,455;1243,449" o:connectangles="0,0,0,0,0,0,0,0,0,0,0,0,0,0,0,0,0,0,0,0"/>
            </v:shape>
            <v:shape id="Freeform 5" o:spid="_x0000_s1030" alt="" style="position:absolute;width:1890;height:672;visibility:visible;mso-wrap-style:square;v-text-anchor:top" coordsize="1890,672" path="m1885,246r-691,l1296,251r34,3l1397,263r67,12l1525,294r55,30l1612,387r-3,17l1562,467r-50,36l1457,534r-39,17l1399,560r-38,15l1343,581r-17,6l1310,593r67,-21l1398,566r21,-8l1439,552r19,-7l1478,539r77,-30l1613,482r20,-11l1654,461r21,-12l1697,435r38,-22l1799,365r43,-44l1882,255r3,-9xe" fillcolor="#d91e2a" stroked="f">
              <v:path arrowok="t" o:connecttype="custom" o:connectlocs="1885,246;1194,246;1296,251;1330,254;1397,263;1464,275;1525,294;1580,324;1612,387;1609,404;1562,467;1512,503;1457,534;1418,551;1399,560;1361,575;1343,581;1326,587;1310,593;1377,572;1398,566;1419,558;1439,552;1458,545;1478,539;1555,509;1613,482;1633,471;1654,461;1675,449;1697,435;1735,413;1799,365;1842,321;1882,255;1885,246" o:connectangles="0,0,0,0,0,0,0,0,0,0,0,0,0,0,0,0,0,0,0,0,0,0,0,0,0,0,0,0,0,0,0,0,0,0,0,0"/>
            </v:shape>
            <v:shape id="Freeform 6" o:spid="_x0000_s1031" alt="" style="position:absolute;width:1890;height:672;visibility:visible;mso-wrap-style:square;v-text-anchor:top" coordsize="1890,672" path="m1211,47r-64,l1083,53r-63,9l959,77,900,95r-56,22l776,155r-51,39l696,246r1,20l754,324r61,23l891,357r19,l929,359r43,l1013,362r33,1l1073,366r21,2l1112,371r14,3l1137,378r11,3l1073,404r-25,3l1022,411,906,423r-129,6l1246,429r-40,-58l1129,341r-20,-3l1088,333r-21,-3l1025,327r-19,l987,326r-70,-3l845,315,778,293r-10,-6l878,269,985,255r70,-6l1125,246r760,l1887,237r2,-12l1566,225,1393,200r54,-36l1459,132r-12,-19l1339,62,1275,51r-31,-3l1211,47xe" fillcolor="#d91e2a" stroked="f">
              <v:path arrowok="t" o:connecttype="custom" o:connectlocs="1211,47;1147,47;1083,53;1020,62;959,77;900,95;844,117;776,155;725,194;696,246;697,266;754,324;815,347;891,357;910,357;929,359;972,359;1013,362;1046,363;1073,366;1094,368;1112,371;1126,374;1137,378;1148,381;1073,404;1048,407;1022,411;906,423;777,429;1246,429;1206,371;1129,341;1109,338;1088,333;1067,330;1025,327;1006,327;987,326;917,323;845,315;778,293;768,287;878,269;985,255;1055,249;1125,246;1885,246;1887,237;1889,225;1566,225;1393,200;1447,164;1459,132;1447,113;1339,62;1275,51;1244,48;1211,47" o:connectangles="0,0,0,0,0,0,0,0,0,0,0,0,0,0,0,0,0,0,0,0,0,0,0,0,0,0,0,0,0,0,0,0,0,0,0,0,0,0,0,0,0,0,0,0,0,0,0,0,0,0,0,0,0,0,0,0,0,0,0"/>
            </v:shape>
            <v:shape id="Freeform 7" o:spid="_x0000_s1032" alt="" style="position:absolute;width:1890;height:672;visibility:visible;mso-wrap-style:square;v-text-anchor:top" coordsize="1890,672" path="m1653,24r63,41l1738,108r-1,14l1703,171r-56,29l1606,212r-20,7l1566,225r323,l1890,219r,-18l1853,132,1792,81,1725,48r-21,-9l1686,33r-16,-4l1658,26r-5,-2xe" fillcolor="#d91e2a" stroked="f">
              <v:path arrowok="t" o:connecttype="custom" o:connectlocs="1653,24;1716,65;1738,108;1737,122;1703,171;1647,200;1606,212;1586,219;1566,225;1889,225;1890,219;1890,201;1853,132;1792,81;1725,48;1704,39;1686,33;1670,29;1658,26;1653,24" o:connectangles="0,0,0,0,0,0,0,0,0,0,0,0,0,0,0,0,0,0,0,0"/>
            </v:shape>
            <v:shape id="Freeform 8" o:spid="_x0000_s1033" alt="" style="position:absolute;width:1890;height:672;visibility:visible;mso-wrap-style:square;v-text-anchor:top" coordsize="1890,672" path="m1648,23r3,1l1653,24r-5,-1xe" fillcolor="#d91e2a" stroked="f">
              <v:path arrowok="t" o:connecttype="custom" o:connectlocs="1648,23;1651,24;1653,24;1648,23" o:connectangles="0,0,0,0"/>
            </v:shape>
          </v:group>
          <v:group id="Group 9" o:spid="_x0000_s1034" alt="" style="position:absolute;left:1815;top:6;width:75;height:68" coordorigin="1815,6" coordsize="75,68">
            <v:shape id="Freeform 10" o:spid="_x0000_s1035" alt="" style="position:absolute;left:1815;top:6;width:75;height:68;visibility:visible;mso-wrap-style:square;v-text-anchor:top" coordsize="75,68" path="m75,33l69,54,52,68,25,65,8,54,,38,6,15,20,,48,1r18,9l74,25r1,8xe" filled="f" strokeweight=".45pt">
              <v:path arrowok="t" o:connecttype="custom" o:connectlocs="75,39;69,60;52,74;25,71;8,60;0,44;6,21;20,6;48,7;66,16;74,31;75,39" o:connectangles="0,0,0,0,0,0,0,0,0,0,0,0"/>
            </v:shape>
          </v:group>
          <v:group id="Group 11" o:spid="_x0000_s1036" alt="" style="position:absolute;left:1835;top:17;width:38;height:44" coordorigin="1835,17" coordsize="38,44">
            <v:shape id="Freeform 12" o:spid="_x0000_s1037" alt="" style="position:absolute;left:1835;top:17;width:38;height:44;visibility:visible;mso-wrap-style:square;v-text-anchor:top" coordsize="38,44" path="m23,l,,,44r6,l6,24r17,l22,24r4,-1l29,22r3,-3l6,19,6,5r26,l31,3,30,2,26,,23,xe" fillcolor="black" stroked="f">
              <v:path arrowok="t" o:connecttype="custom" o:connectlocs="23,17;0,17;0,61;6,61;6,41;23,41;22,41;26,40;29,39;32,36;6,36;6,22;32,22;31,20;30,19;26,17;23,17" o:connectangles="0,0,0,0,0,0,0,0,0,0,0,0,0,0,0,0,0"/>
            </v:shape>
            <v:shape id="Freeform 13" o:spid="_x0000_s1038" alt="" style="position:absolute;left:1835;top:17;width:38;height:44;visibility:visible;mso-wrap-style:square;v-text-anchor:top" coordsize="38,44" path="m23,24r-9,l16,25,31,44r7,l24,25,23,24xe" fillcolor="black" stroked="f">
              <v:path arrowok="t" o:connecttype="custom" o:connectlocs="23,41;14,41;16,42;16,42;31,61;38,61;24,42;23,41" o:connectangles="0,0,0,0,0,0,0,0"/>
            </v:shape>
            <v:shape id="Freeform 14" o:spid="_x0000_s1039" alt="" style="position:absolute;left:1835;top:17;width:38;height:44;visibility:visible;mso-wrap-style:square;v-text-anchor:top" coordsize="38,44" path="m32,5r-9,l25,5r3,3l29,10r,3l21,19r11,l33,18r1,-3l34,10r,-3l32,5xe" fillcolor="black" stroked="f">
              <v:path arrowok="t" o:connecttype="custom" o:connectlocs="32,22;23,22;25,22;28,25;29,27;29,30;21,36;32,36;33,35;34,32;34,27;34,24;32,22" o:connectangles="0,0,0,0,0,0,0,0,0,0,0,0,0"/>
            </v:shape>
          </v:group>
          <v:group id="Group 15" o:spid="_x0000_s1040" alt="" style="position:absolute;left:210;top:719;width:2;height:210" coordorigin="210,719" coordsize="2,210">
            <v:shape id="Freeform 16" o:spid="_x0000_s1041" alt="" style="position:absolute;left:210;top:719;width:2;height:210;visibility:visible;mso-wrap-style:square;v-text-anchor:top" coordsize="2,210" path="m,l,210e" filled="f" strokeweight="1.6pt">
              <v:path arrowok="t" o:connecttype="custom" o:connectlocs="0,719;0,929" o:connectangles="0,0"/>
            </v:shape>
          </v:group>
          <v:group id="Group 17" o:spid="_x0000_s1042" alt="" style="position:absolute;left:300;top:914;width:105;height:2" coordorigin="300,914" coordsize="105,2">
            <v:shape id="Freeform 18" o:spid="_x0000_s1043" alt="" style="position:absolute;left:300;top:914;width:105;height:2;visibility:visible;mso-wrap-style:square;v-text-anchor:top" coordsize="105,2" path="m,l105,e" filled="f" strokeweight="1.6pt">
              <v:path arrowok="t" o:connecttype="custom" o:connectlocs="0,0;105,0" o:connectangles="0,0"/>
            </v:shape>
          </v:group>
          <v:group id="Group 19" o:spid="_x0000_s1044" alt="" style="position:absolute;left:315;top:719;width:2;height:180" coordorigin="315,719" coordsize="2,180">
            <v:shape id="Freeform 20" o:spid="_x0000_s1045" alt="" style="position:absolute;left:315;top:719;width:2;height:180;visibility:visible;mso-wrap-style:square;v-text-anchor:top" coordsize="2,180" path="m,l,180e" filled="f" strokeweight="1.6pt">
              <v:path arrowok="t" o:connecttype="custom" o:connectlocs="0,719;0,899" o:connectangles="0,0"/>
            </v:shape>
          </v:group>
          <v:group id="Group 21" o:spid="_x0000_s1046" alt="" style="position:absolute;left:465;top:719;width:2;height:210" coordorigin="465,719" coordsize="2,210">
            <v:shape id="Freeform 22" o:spid="_x0000_s1047" alt="" style="position:absolute;left:465;top:719;width:2;height:210;visibility:visible;mso-wrap-style:square;v-text-anchor:top" coordsize="2,210" path="m,l,210e" filled="f" strokeweight="1.6pt">
              <v:path arrowok="t" o:connecttype="custom" o:connectlocs="0,719;0,929" o:connectangles="0,0"/>
            </v:shape>
          </v:group>
          <v:group id="Group 23" o:spid="_x0000_s1048" alt="" style="position:absolute;left:555;top:719;width:120;height:210" coordorigin="555,719" coordsize="120,210">
            <v:shape id="Freeform 24" o:spid="_x0000_s1049" alt="" style="position:absolute;left:555;top:719;width:120;height:210;visibility:visible;mso-wrap-style:square;v-text-anchor:top" coordsize="120,210" path="m30,l10,9,,28,,181r8,19l28,210r62,l110,202r10,-19l120,180r-90,l30,30r90,l111,11,93,1,30,xe" fillcolor="black" stroked="f">
              <v:path arrowok="t" o:connecttype="custom" o:connectlocs="30,719;10,728;0,747;0,900;8,919;28,929;90,929;110,921;120,902;120,899;30,899;30,749;120,749;111,730;93,720;30,719" o:connectangles="0,0,0,0,0,0,0,0,0,0,0,0,0,0,0,0"/>
            </v:shape>
            <v:shape id="Freeform 25" o:spid="_x0000_s1050" alt="" style="position:absolute;left:555;top:719;width:120;height:210;visibility:visible;mso-wrap-style:square;v-text-anchor:top" coordsize="120,210" path="m120,150r-30,l90,180r30,l120,150xe" fillcolor="black" stroked="f">
              <v:path arrowok="t" o:connecttype="custom" o:connectlocs="120,869;90,869;90,899;120,899;120,869" o:connectangles="0,0,0,0,0"/>
            </v:shape>
            <v:shape id="Freeform 26" o:spid="_x0000_s1051" alt="" style="position:absolute;left:555;top:719;width:120;height:210;visibility:visible;mso-wrap-style:square;v-text-anchor:top" coordsize="120,210" path="m120,30r-30,l90,55r30,l120,30xe" fillcolor="black" stroked="f">
              <v:path arrowok="t" o:connecttype="custom" o:connectlocs="120,749;90,749;90,774;120,774;120,749" o:connectangles="0,0,0,0,0"/>
            </v:shape>
          </v:group>
          <v:group id="Group 27" o:spid="_x0000_s1052" alt="" style="position:absolute;left:915;top:719;width:120;height:210" coordorigin="915,719" coordsize="120,210">
            <v:shape id="Freeform 28" o:spid="_x0000_s1053" alt="" style="position:absolute;left:915;top:719;width:120;height:210;visibility:visible;mso-wrap-style:square;v-text-anchor:top" coordsize="120,210" path="m30,l,,,210r30,l30,75r33,l30,xe" fillcolor="black" stroked="f">
              <v:path arrowok="t" o:connecttype="custom" o:connectlocs="30,719;0,719;0,929;30,929;30,794;63,794;30,719" o:connectangles="0,0,0,0,0,0,0"/>
            </v:shape>
            <v:shape id="Freeform 29" o:spid="_x0000_s1054" alt="" style="position:absolute;left:915;top:719;width:120;height:210;visibility:visible;mso-wrap-style:square;v-text-anchor:top" coordsize="120,210" path="m63,75r-33,l90,210r30,l120,135r-30,l63,75xe" fillcolor="black" stroked="f">
              <v:path arrowok="t" o:connecttype="custom" o:connectlocs="63,794;30,794;90,929;120,929;120,854;90,854;63,794" o:connectangles="0,0,0,0,0,0,0"/>
            </v:shape>
            <v:shape id="Freeform 30" o:spid="_x0000_s1055" alt="" style="position:absolute;left:915;top:719;width:120;height:210;visibility:visible;mso-wrap-style:square;v-text-anchor:top" coordsize="120,210" path="m120,l90,r,135l120,135,120,xe" fillcolor="black" stroked="f">
              <v:path arrowok="t" o:connecttype="custom" o:connectlocs="120,719;90,719;90,854;120,854;120,719" o:connectangles="0,0,0,0,0"/>
            </v:shape>
          </v:group>
          <v:group id="Group 31" o:spid="_x0000_s1056" alt="" style="position:absolute;left:1260;top:914;width:105;height:2" coordorigin="1260,914" coordsize="105,2">
            <v:shape id="Freeform 32" o:spid="_x0000_s1057" alt="" style="position:absolute;left:1260;top:914;width:105;height:2;visibility:visible;mso-wrap-style:square;v-text-anchor:top" coordsize="105,2" path="m,l105,e" filled="f" strokeweight="1.6pt">
              <v:path arrowok="t" o:connecttype="custom" o:connectlocs="0,0;105,0" o:connectangles="0,0"/>
            </v:shape>
          </v:group>
          <v:group id="Group 33" o:spid="_x0000_s1058" alt="" style="position:absolute;left:1275;top:719;width:2;height:180" coordorigin="1275,719" coordsize="2,180">
            <v:shape id="Freeform 34" o:spid="_x0000_s1059" alt="" style="position:absolute;left:1275;top:719;width:2;height:180;visibility:visible;mso-wrap-style:square;v-text-anchor:top" coordsize="2,180" path="m,l,180e" filled="f" strokeweight="1.6pt">
              <v:path arrowok="t" o:connecttype="custom" o:connectlocs="0,719;0,899" o:connectangles="0,0"/>
            </v:shape>
          </v:group>
          <v:group id="Group 35" o:spid="_x0000_s1060" alt="" style="position:absolute;left:735;top:719;width:120;height:210" coordorigin="735,719" coordsize="120,210">
            <v:shape id="Freeform 36" o:spid="_x0000_s1061" alt="" style="position:absolute;left:735;top:719;width:120;height:210;visibility:visible;mso-wrap-style:square;v-text-anchor:top" coordsize="120,210" path="m30,l10,9,,28,,181r8,19l28,210r62,l110,202r10,-19l120,180r-90,l30,30r90,l112,11,93,1,30,xe" fillcolor="black" stroked="f">
              <v:path arrowok="t" o:connecttype="custom" o:connectlocs="30,719;10,728;0,747;0,900;8,919;28,929;90,929;110,921;120,902;120,899;30,899;30,749;120,749;112,730;93,720;30,719" o:connectangles="0,0,0,0,0,0,0,0,0,0,0,0,0,0,0,0"/>
            </v:shape>
            <v:shape id="Freeform 37" o:spid="_x0000_s1062" alt="" style="position:absolute;left:735;top:719;width:120;height:210;visibility:visible;mso-wrap-style:square;v-text-anchor:top" coordsize="120,210" path="m120,30r-30,l90,180r30,l120,30xe" fillcolor="black" stroked="f">
              <v:path arrowok="t" o:connecttype="custom" o:connectlocs="120,749;90,749;90,899;120,899;120,749" o:connectangles="0,0,0,0,0"/>
            </v:shape>
          </v:group>
          <v:group id="Group 38" o:spid="_x0000_s1063" alt="" style="position:absolute;left:1403;top:719;width:150;height:210" coordorigin="1403,719" coordsize="150,210">
            <v:shape id="Freeform 39" o:spid="_x0000_s1064" alt="" style="position:absolute;left:1403;top:719;width:150;height:210;visibility:visible;mso-wrap-style:square;v-text-anchor:top" coordsize="150,210" path="m90,l60,,,210r30,l43,165r94,l128,135r-30,l52,135,75,50r29,l90,xe" fillcolor="black" stroked="f">
              <v:path arrowok="t" o:connecttype="custom" o:connectlocs="90,719;60,719;0,929;30,929;43,884;137,884;128,854;98,854;52,854;75,769;104,769;90,719" o:connectangles="0,0,0,0,0,0,0,0,0,0,0,0"/>
            </v:shape>
            <v:shape id="Freeform 40" o:spid="_x0000_s1065" alt="" style="position:absolute;left:1403;top:719;width:150;height:210;visibility:visible;mso-wrap-style:square;v-text-anchor:top" coordsize="150,210" path="m137,165r-31,l118,210r32,l137,165xe" fillcolor="black" stroked="f">
              <v:path arrowok="t" o:connecttype="custom" o:connectlocs="137,884;106,884;118,929;150,929;137,884" o:connectangles="0,0,0,0,0"/>
            </v:shape>
            <v:shape id="Freeform 41" o:spid="_x0000_s1066" alt="" style="position:absolute;left:1403;top:719;width:150;height:210;visibility:visible;mso-wrap-style:square;v-text-anchor:top" coordsize="150,210" path="m104,50r-29,l98,135r30,l104,50xe" fillcolor="black" stroked="f">
              <v:path arrowok="t" o:connecttype="custom" o:connectlocs="104,769;75,769;98,854;128,854;104,769" o:connectangles="0,0,0,0,0"/>
            </v:shape>
          </v:group>
          <v:group id="Group 42" o:spid="_x0000_s1067" alt="" style="position:absolute;left:1605;top:719;width:120;height:210" coordorigin="1605,719" coordsize="120,210">
            <v:shape id="Freeform 43" o:spid="_x0000_s1068" alt="" style="position:absolute;left:1605;top:719;width:120;height:210;visibility:visible;mso-wrap-style:square;v-text-anchor:top" coordsize="120,210" path="m,l,210r90,l110,202r10,-19l120,180r-90,l30,120r83,l98,105,113,90r-83,l30,30r90,l112,11,93,1,,xe" fillcolor="black" stroked="f">
              <v:path arrowok="t" o:connecttype="custom" o:connectlocs="0,719;0,929;90,929;110,921;120,902;120,899;30,899;30,839;113,839;98,824;113,809;30,809;30,749;120,749;112,730;93,720;0,719" o:connectangles="0,0,0,0,0,0,0,0,0,0,0,0,0,0,0,0,0"/>
            </v:shape>
            <v:shape id="Freeform 44" o:spid="_x0000_s1069" alt="" style="position:absolute;left:1605;top:719;width:120;height:210;visibility:visible;mso-wrap-style:square;v-text-anchor:top" coordsize="120,210" path="m113,120r-23,l90,180r30,l120,128r-7,-8xe" fillcolor="black" stroked="f">
              <v:path arrowok="t" o:connecttype="custom" o:connectlocs="113,839;90,839;90,899;120,899;120,847;113,839" o:connectangles="0,0,0,0,0,0"/>
            </v:shape>
            <v:shape id="Freeform 45" o:spid="_x0000_s1070" alt="" style="position:absolute;left:1605;top:719;width:120;height:210;visibility:visible;mso-wrap-style:square;v-text-anchor:top" coordsize="120,210" path="m120,30r-30,l90,90r23,l120,83r,-53xe" fillcolor="black" stroked="f">
              <v:path arrowok="t" o:connecttype="custom" o:connectlocs="120,749;90,749;90,809;113,809;120,802;120,749" o:connectangles="0,0,0,0,0,0"/>
            </v:shape>
          </v:group>
          <v:group id="Group 46" o:spid="_x0000_s1071" alt="" style="position:absolute;top:719;width:120;height:210" coordorigin=",719" coordsize="120,210">
            <v:shape id="Freeform 47" o:spid="_x0000_s1072" alt="" style="position:absolute;top:719;width:120;height:210;visibility:visible;mso-wrap-style:square;v-text-anchor:top" coordsize="120,210" path="m30,150l,150r,33l10,202r20,8l92,210r20,-10l120,181r,-1l30,180r,-30xe" fillcolor="black" stroked="f">
              <v:path arrowok="t" o:connecttype="custom" o:connectlocs="30,869;0,869;0,902;10,921;30,929;92,929;112,919;120,900;120,899;30,899;30,869" o:connectangles="0,0,0,0,0,0,0,0,0,0,0"/>
            </v:shape>
            <v:shape id="Freeform 48" o:spid="_x0000_s1073" alt="" style="position:absolute;top:719;width:120;height:210;visibility:visible;mso-wrap-style:square;v-text-anchor:top" coordsize="120,210" path="m90,l27,1,8,11,,30,1,73,11,88r20,13l78,125r12,7l90,150r,30l120,180r,-51l120,117r-6,-10l100,100,41,71,30,65r,-1l30,30r90,l120,27,112,8,90,xe" fillcolor="black" stroked="f">
              <v:path arrowok="t" o:connecttype="custom" o:connectlocs="90,719;27,720;8,730;0,749;1,792;11,807;31,820;78,844;90,851;90,851;90,869;90,899;120,899;120,848;120,836;114,826;100,819;41,790;30,784;30,783;30,749;120,749;120,746;112,727;90,719" o:connectangles="0,0,0,0,0,0,0,0,0,0,0,0,0,0,0,0,0,0,0,0,0,0,0,0,0"/>
            </v:shape>
            <v:shape id="Freeform 49" o:spid="_x0000_s1074" alt="" style="position:absolute;top:719;width:120;height:210;visibility:visible;mso-wrap-style:square;v-text-anchor:top" coordsize="120,210" path="m120,30r-30,l91,55r29,l120,30xe" fillcolor="black" stroked="f">
              <v:path arrowok="t" o:connecttype="custom" o:connectlocs="120,749;90,749;91,774;120,774;120,749" o:connectangles="0,0,0,0,0"/>
            </v:shape>
          </v:group>
          <v:group id="Group 50" o:spid="_x0000_s1075" alt="" style="position:absolute;left:1770;top:719;width:120;height:210" coordorigin="1770,719" coordsize="120,210">
            <v:shape id="Freeform 51" o:spid="_x0000_s1076" alt="" style="position:absolute;left:1770;top:719;width:120;height:210;visibility:visible;mso-wrap-style:square;v-text-anchor:top" coordsize="120,210" path="m30,150l,150r,33l10,202r20,8l92,210r20,-10l120,181r,-1l30,180r,-30xe" fillcolor="black" stroked="f">
              <v:path arrowok="t" o:connecttype="custom" o:connectlocs="30,869;0,869;0,902;10,921;30,929;92,929;112,919;120,900;120,899;30,899;30,869" o:connectangles="0,0,0,0,0,0,0,0,0,0,0"/>
            </v:shape>
            <v:shape id="Freeform 52" o:spid="_x0000_s1077" alt="" style="position:absolute;left:1770;top:719;width:120;height:210;visibility:visible;mso-wrap-style:square;v-text-anchor:top" coordsize="120,210" path="m90,l27,1,8,11,,30,1,73,11,88r20,13l78,125r12,7l90,150r,30l120,180r,-51l120,117r-6,-10l100,100,41,71,30,65r,-1l30,30r90,l120,27,112,8,90,xe" fillcolor="black" stroked="f">
              <v:path arrowok="t" o:connecttype="custom" o:connectlocs="90,719;27,720;8,730;0,749;1,792;11,807;31,820;78,844;90,851;90,851;90,869;90,899;120,899;120,848;120,836;114,826;100,819;41,790;30,784;30,783;30,749;120,749;120,746;112,727;90,719" o:connectangles="0,0,0,0,0,0,0,0,0,0,0,0,0,0,0,0,0,0,0,0,0,0,0,0,0"/>
            </v:shape>
            <v:shape id="Freeform 53" o:spid="_x0000_s1078" alt="" style="position:absolute;left:1770;top:719;width:120;height:210;visibility:visible;mso-wrap-style:square;v-text-anchor:top" coordsize="120,210" path="m120,30r-30,l90,55r30,l120,30xe" fillcolor="black" stroked="f">
              <v:path arrowok="t" o:connecttype="custom" o:connectlocs="120,749;90,749;90,774;120,774;120,749" o:connectangles="0,0,0,0,0"/>
            </v:shape>
          </v:group>
          <w10:anchorlock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195DB" w14:textId="77777777" w:rsidR="00501D73" w:rsidRDefault="00501D73" w:rsidP="003259D9">
    <w:pPr>
      <w:pStyle w:val="Header"/>
    </w:pPr>
    <w:r>
      <w:tab/>
    </w:r>
  </w:p>
  <w:p w14:paraId="0E6E958E" w14:textId="023D758A" w:rsidR="00501D73" w:rsidRDefault="00501D73" w:rsidP="002270D4">
    <w:pPr>
      <w:pStyle w:val="HeaderTopic"/>
    </w:pPr>
    <w:r>
      <w:tab/>
    </w:r>
    <w:r>
      <w:rPr>
        <w:noProof/>
      </w:rPr>
      <w:fldChar w:fldCharType="begin"/>
    </w:r>
    <w:r>
      <w:rPr>
        <w:noProof/>
      </w:rPr>
      <w:instrText xml:space="preserve"> STYLEREF  "Heading 1"  \* MERGEFORMAT </w:instrText>
    </w:r>
    <w:r>
      <w:rPr>
        <w:noProof/>
      </w:rPr>
      <w:fldChar w:fldCharType="separate"/>
    </w:r>
    <w:r w:rsidR="00270CDA">
      <w:rPr>
        <w:noProof/>
      </w:rPr>
      <w:t>Wi-SUN Applications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05C64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888B4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B862DA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682C03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E20BEB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A4CD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9C0B0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160D88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09A80A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8C02A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65634"/>
    <w:multiLevelType w:val="multilevel"/>
    <w:tmpl w:val="5D842042"/>
    <w:numStyleLink w:val="HeadingsList"/>
  </w:abstractNum>
  <w:abstractNum w:abstractNumId="11" w15:restartNumberingAfterBreak="0">
    <w:nsid w:val="006F4B74"/>
    <w:multiLevelType w:val="hybridMultilevel"/>
    <w:tmpl w:val="A972E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2E173A"/>
    <w:multiLevelType w:val="hybridMultilevel"/>
    <w:tmpl w:val="7812C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AC6D5C"/>
    <w:multiLevelType w:val="multilevel"/>
    <w:tmpl w:val="6C02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B86E5F"/>
    <w:multiLevelType w:val="multilevel"/>
    <w:tmpl w:val="272C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C807DA"/>
    <w:multiLevelType w:val="multilevel"/>
    <w:tmpl w:val="B382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F06249"/>
    <w:multiLevelType w:val="multilevel"/>
    <w:tmpl w:val="5D842042"/>
    <w:styleLink w:val="HeadingsList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1303B31"/>
    <w:multiLevelType w:val="hybridMultilevel"/>
    <w:tmpl w:val="EE3E7E4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C10228"/>
    <w:multiLevelType w:val="hybridMultilevel"/>
    <w:tmpl w:val="ED2419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335E64"/>
    <w:multiLevelType w:val="hybridMultilevel"/>
    <w:tmpl w:val="CF7070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24A2A"/>
    <w:multiLevelType w:val="hybridMultilevel"/>
    <w:tmpl w:val="7D18A6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D4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DA0477"/>
    <w:multiLevelType w:val="hybridMultilevel"/>
    <w:tmpl w:val="DC44D7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AB59F6"/>
    <w:multiLevelType w:val="hybridMultilevel"/>
    <w:tmpl w:val="E11CB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831412">
    <w:abstractNumId w:val="9"/>
  </w:num>
  <w:num w:numId="2" w16cid:durableId="1812677498">
    <w:abstractNumId w:val="7"/>
  </w:num>
  <w:num w:numId="3" w16cid:durableId="1098208609">
    <w:abstractNumId w:val="8"/>
  </w:num>
  <w:num w:numId="4" w16cid:durableId="735276545">
    <w:abstractNumId w:val="3"/>
  </w:num>
  <w:num w:numId="5" w16cid:durableId="874998599">
    <w:abstractNumId w:val="2"/>
  </w:num>
  <w:num w:numId="6" w16cid:durableId="675352154">
    <w:abstractNumId w:val="6"/>
  </w:num>
  <w:num w:numId="7" w16cid:durableId="1355689983">
    <w:abstractNumId w:val="16"/>
  </w:num>
  <w:num w:numId="8" w16cid:durableId="1227495247">
    <w:abstractNumId w:val="10"/>
  </w:num>
  <w:num w:numId="9" w16cid:durableId="995107337">
    <w:abstractNumId w:val="20"/>
  </w:num>
  <w:num w:numId="10" w16cid:durableId="428894464">
    <w:abstractNumId w:val="21"/>
  </w:num>
  <w:num w:numId="11" w16cid:durableId="1211962678">
    <w:abstractNumId w:val="22"/>
  </w:num>
  <w:num w:numId="12" w16cid:durableId="672992031">
    <w:abstractNumId w:val="5"/>
  </w:num>
  <w:num w:numId="13" w16cid:durableId="2103917328">
    <w:abstractNumId w:val="4"/>
  </w:num>
  <w:num w:numId="14" w16cid:durableId="612593553">
    <w:abstractNumId w:val="1"/>
  </w:num>
  <w:num w:numId="15" w16cid:durableId="1891457092">
    <w:abstractNumId w:val="0"/>
  </w:num>
  <w:num w:numId="16" w16cid:durableId="1043404841">
    <w:abstractNumId w:val="12"/>
  </w:num>
  <w:num w:numId="17" w16cid:durableId="185561243">
    <w:abstractNumId w:val="17"/>
  </w:num>
  <w:num w:numId="18" w16cid:durableId="1380940042">
    <w:abstractNumId w:val="19"/>
  </w:num>
  <w:num w:numId="19" w16cid:durableId="1998878625">
    <w:abstractNumId w:val="9"/>
  </w:num>
  <w:num w:numId="20" w16cid:durableId="366370086">
    <w:abstractNumId w:val="18"/>
  </w:num>
  <w:num w:numId="21" w16cid:durableId="211502281">
    <w:abstractNumId w:val="15"/>
  </w:num>
  <w:num w:numId="22" w16cid:durableId="1478721359">
    <w:abstractNumId w:val="13"/>
  </w:num>
  <w:num w:numId="23" w16cid:durableId="980693662">
    <w:abstractNumId w:val="14"/>
  </w:num>
  <w:num w:numId="24" w16cid:durableId="516117529">
    <w:abstractNumId w:val="11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hibaut Colin">
    <w15:presenceInfo w15:providerId="AD" w15:userId="S::thcolin@silabs.com::50edb374-8236-44d1-bd5a-4bb9465f1558"/>
  </w15:person>
  <w15:person w15:author="Catherine Owens">
    <w15:presenceInfo w15:providerId="AD" w15:userId="S::caowens@silabs.com::8ab05c6f-373f-4bce-966f-54d5f5347b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attachedTemplate r:id="rId1"/>
  <w:stylePaneFormatFilter w:val="0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trackRevisions/>
  <w:defaultTabStop w:val="720"/>
  <w:autoHyphenation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1675"/>
    <w:rsid w:val="00001D60"/>
    <w:rsid w:val="00002182"/>
    <w:rsid w:val="00002711"/>
    <w:rsid w:val="00003A8C"/>
    <w:rsid w:val="00004120"/>
    <w:rsid w:val="00005C50"/>
    <w:rsid w:val="00011658"/>
    <w:rsid w:val="0001212B"/>
    <w:rsid w:val="0001476D"/>
    <w:rsid w:val="000147B1"/>
    <w:rsid w:val="0001488F"/>
    <w:rsid w:val="00014B4E"/>
    <w:rsid w:val="00016DDF"/>
    <w:rsid w:val="000237A2"/>
    <w:rsid w:val="0002432B"/>
    <w:rsid w:val="00024F5B"/>
    <w:rsid w:val="000273A5"/>
    <w:rsid w:val="000301ED"/>
    <w:rsid w:val="000308B4"/>
    <w:rsid w:val="00030E48"/>
    <w:rsid w:val="00034F9C"/>
    <w:rsid w:val="000367CF"/>
    <w:rsid w:val="00042622"/>
    <w:rsid w:val="00045B79"/>
    <w:rsid w:val="00050492"/>
    <w:rsid w:val="00050B9B"/>
    <w:rsid w:val="00051D8E"/>
    <w:rsid w:val="00052041"/>
    <w:rsid w:val="00053BD1"/>
    <w:rsid w:val="0005634B"/>
    <w:rsid w:val="00061534"/>
    <w:rsid w:val="00061B68"/>
    <w:rsid w:val="0006461C"/>
    <w:rsid w:val="000646A7"/>
    <w:rsid w:val="00065BEE"/>
    <w:rsid w:val="000762C5"/>
    <w:rsid w:val="00084FCE"/>
    <w:rsid w:val="00085716"/>
    <w:rsid w:val="000917EB"/>
    <w:rsid w:val="000922F9"/>
    <w:rsid w:val="00095697"/>
    <w:rsid w:val="000A1E34"/>
    <w:rsid w:val="000A32FA"/>
    <w:rsid w:val="000A456C"/>
    <w:rsid w:val="000A47F3"/>
    <w:rsid w:val="000A6657"/>
    <w:rsid w:val="000A7A28"/>
    <w:rsid w:val="000B2D5F"/>
    <w:rsid w:val="000B35AB"/>
    <w:rsid w:val="000B3AB2"/>
    <w:rsid w:val="000B48BC"/>
    <w:rsid w:val="000B57FA"/>
    <w:rsid w:val="000C060A"/>
    <w:rsid w:val="000C45BC"/>
    <w:rsid w:val="000C4EF3"/>
    <w:rsid w:val="000C7C07"/>
    <w:rsid w:val="000C7DA6"/>
    <w:rsid w:val="000C7F00"/>
    <w:rsid w:val="000D10E8"/>
    <w:rsid w:val="000D16DC"/>
    <w:rsid w:val="000D2C24"/>
    <w:rsid w:val="000D4E33"/>
    <w:rsid w:val="000E3F06"/>
    <w:rsid w:val="000E4DE0"/>
    <w:rsid w:val="000E50BA"/>
    <w:rsid w:val="000E54A3"/>
    <w:rsid w:val="000F1B94"/>
    <w:rsid w:val="000F459F"/>
    <w:rsid w:val="000F4665"/>
    <w:rsid w:val="000F492B"/>
    <w:rsid w:val="000F5E17"/>
    <w:rsid w:val="00100737"/>
    <w:rsid w:val="001044F5"/>
    <w:rsid w:val="0011031F"/>
    <w:rsid w:val="001103C7"/>
    <w:rsid w:val="00115A9A"/>
    <w:rsid w:val="00120D9C"/>
    <w:rsid w:val="001218CE"/>
    <w:rsid w:val="00123B72"/>
    <w:rsid w:val="00125F3D"/>
    <w:rsid w:val="001267E1"/>
    <w:rsid w:val="00132A32"/>
    <w:rsid w:val="00135D39"/>
    <w:rsid w:val="0013681E"/>
    <w:rsid w:val="00136FA7"/>
    <w:rsid w:val="0013734B"/>
    <w:rsid w:val="00140982"/>
    <w:rsid w:val="00144004"/>
    <w:rsid w:val="001458FD"/>
    <w:rsid w:val="00151535"/>
    <w:rsid w:val="001515A4"/>
    <w:rsid w:val="001521F7"/>
    <w:rsid w:val="00153F99"/>
    <w:rsid w:val="001558A7"/>
    <w:rsid w:val="00156E66"/>
    <w:rsid w:val="00160A83"/>
    <w:rsid w:val="00160FF5"/>
    <w:rsid w:val="00163909"/>
    <w:rsid w:val="001658EC"/>
    <w:rsid w:val="00165E24"/>
    <w:rsid w:val="00167061"/>
    <w:rsid w:val="0016779B"/>
    <w:rsid w:val="00182D39"/>
    <w:rsid w:val="00182FF9"/>
    <w:rsid w:val="001841D1"/>
    <w:rsid w:val="001852A4"/>
    <w:rsid w:val="00186D46"/>
    <w:rsid w:val="00191D9C"/>
    <w:rsid w:val="00193416"/>
    <w:rsid w:val="001966E2"/>
    <w:rsid w:val="00197361"/>
    <w:rsid w:val="00197F98"/>
    <w:rsid w:val="001A313E"/>
    <w:rsid w:val="001A66E0"/>
    <w:rsid w:val="001B0023"/>
    <w:rsid w:val="001B1112"/>
    <w:rsid w:val="001B1DE2"/>
    <w:rsid w:val="001B3B01"/>
    <w:rsid w:val="001B3FA0"/>
    <w:rsid w:val="001B6940"/>
    <w:rsid w:val="001C1C7D"/>
    <w:rsid w:val="001C2A02"/>
    <w:rsid w:val="001C2CAC"/>
    <w:rsid w:val="001C34D2"/>
    <w:rsid w:val="001C3F02"/>
    <w:rsid w:val="001C7270"/>
    <w:rsid w:val="001D0E64"/>
    <w:rsid w:val="001D186A"/>
    <w:rsid w:val="001D2EAC"/>
    <w:rsid w:val="001D44D8"/>
    <w:rsid w:val="001D48D6"/>
    <w:rsid w:val="001E18E0"/>
    <w:rsid w:val="001E4AC5"/>
    <w:rsid w:val="001E563B"/>
    <w:rsid w:val="001E5B7D"/>
    <w:rsid w:val="001E692D"/>
    <w:rsid w:val="001F020B"/>
    <w:rsid w:val="001F2648"/>
    <w:rsid w:val="001F609F"/>
    <w:rsid w:val="001F7312"/>
    <w:rsid w:val="0020171D"/>
    <w:rsid w:val="00202741"/>
    <w:rsid w:val="00205DEA"/>
    <w:rsid w:val="00210091"/>
    <w:rsid w:val="00213067"/>
    <w:rsid w:val="00216A30"/>
    <w:rsid w:val="00217A12"/>
    <w:rsid w:val="00220AF8"/>
    <w:rsid w:val="00222158"/>
    <w:rsid w:val="00224378"/>
    <w:rsid w:val="002270D4"/>
    <w:rsid w:val="0022715A"/>
    <w:rsid w:val="00230BFB"/>
    <w:rsid w:val="00233E7B"/>
    <w:rsid w:val="00236852"/>
    <w:rsid w:val="00237B59"/>
    <w:rsid w:val="00240B69"/>
    <w:rsid w:val="002436BF"/>
    <w:rsid w:val="002438D9"/>
    <w:rsid w:val="00243974"/>
    <w:rsid w:val="00243BF2"/>
    <w:rsid w:val="00252DFD"/>
    <w:rsid w:val="002534E7"/>
    <w:rsid w:val="00253923"/>
    <w:rsid w:val="002545F3"/>
    <w:rsid w:val="00261608"/>
    <w:rsid w:val="0026163A"/>
    <w:rsid w:val="002618F1"/>
    <w:rsid w:val="002638B9"/>
    <w:rsid w:val="002653E4"/>
    <w:rsid w:val="0026569C"/>
    <w:rsid w:val="00265B12"/>
    <w:rsid w:val="00270CDA"/>
    <w:rsid w:val="00271B63"/>
    <w:rsid w:val="00272AA8"/>
    <w:rsid w:val="00273E34"/>
    <w:rsid w:val="00273F20"/>
    <w:rsid w:val="00275434"/>
    <w:rsid w:val="002768FD"/>
    <w:rsid w:val="00276935"/>
    <w:rsid w:val="00277246"/>
    <w:rsid w:val="00280A64"/>
    <w:rsid w:val="00281785"/>
    <w:rsid w:val="002846D5"/>
    <w:rsid w:val="002853EF"/>
    <w:rsid w:val="002856E2"/>
    <w:rsid w:val="00287A67"/>
    <w:rsid w:val="00290674"/>
    <w:rsid w:val="00291B00"/>
    <w:rsid w:val="00297657"/>
    <w:rsid w:val="00297E7F"/>
    <w:rsid w:val="002A1E95"/>
    <w:rsid w:val="002A25D8"/>
    <w:rsid w:val="002B1BAA"/>
    <w:rsid w:val="002C02C6"/>
    <w:rsid w:val="002C33A4"/>
    <w:rsid w:val="002C407C"/>
    <w:rsid w:val="002C5482"/>
    <w:rsid w:val="002C602C"/>
    <w:rsid w:val="002C6297"/>
    <w:rsid w:val="002D203F"/>
    <w:rsid w:val="002D231D"/>
    <w:rsid w:val="002D2B77"/>
    <w:rsid w:val="002D2D7C"/>
    <w:rsid w:val="002D4ACD"/>
    <w:rsid w:val="002D7A59"/>
    <w:rsid w:val="002E2749"/>
    <w:rsid w:val="002E2C66"/>
    <w:rsid w:val="002E72AC"/>
    <w:rsid w:val="002F27F8"/>
    <w:rsid w:val="002F281F"/>
    <w:rsid w:val="002F2BD7"/>
    <w:rsid w:val="002F3324"/>
    <w:rsid w:val="002F36F7"/>
    <w:rsid w:val="002F4943"/>
    <w:rsid w:val="002F587B"/>
    <w:rsid w:val="002F7C0B"/>
    <w:rsid w:val="00302055"/>
    <w:rsid w:val="00302B28"/>
    <w:rsid w:val="00303490"/>
    <w:rsid w:val="00304148"/>
    <w:rsid w:val="003065D1"/>
    <w:rsid w:val="00306606"/>
    <w:rsid w:val="0030741D"/>
    <w:rsid w:val="003104D6"/>
    <w:rsid w:val="00310654"/>
    <w:rsid w:val="0031493B"/>
    <w:rsid w:val="00314C63"/>
    <w:rsid w:val="0031524C"/>
    <w:rsid w:val="00315849"/>
    <w:rsid w:val="00315A9D"/>
    <w:rsid w:val="00316804"/>
    <w:rsid w:val="003253CB"/>
    <w:rsid w:val="003259D9"/>
    <w:rsid w:val="00326108"/>
    <w:rsid w:val="00326B62"/>
    <w:rsid w:val="00327425"/>
    <w:rsid w:val="003374AF"/>
    <w:rsid w:val="00337E05"/>
    <w:rsid w:val="00340207"/>
    <w:rsid w:val="00342961"/>
    <w:rsid w:val="00343578"/>
    <w:rsid w:val="00345053"/>
    <w:rsid w:val="003457BB"/>
    <w:rsid w:val="00346D90"/>
    <w:rsid w:val="00351E57"/>
    <w:rsid w:val="0035496A"/>
    <w:rsid w:val="00354ECA"/>
    <w:rsid w:val="00355508"/>
    <w:rsid w:val="003573F3"/>
    <w:rsid w:val="003601F7"/>
    <w:rsid w:val="00361CBA"/>
    <w:rsid w:val="00361FE6"/>
    <w:rsid w:val="003624AA"/>
    <w:rsid w:val="00362BEB"/>
    <w:rsid w:val="00363804"/>
    <w:rsid w:val="00363E60"/>
    <w:rsid w:val="00370479"/>
    <w:rsid w:val="003711BC"/>
    <w:rsid w:val="00371BAD"/>
    <w:rsid w:val="00371F2F"/>
    <w:rsid w:val="00376031"/>
    <w:rsid w:val="00377B1A"/>
    <w:rsid w:val="00381521"/>
    <w:rsid w:val="00383F4B"/>
    <w:rsid w:val="003841B0"/>
    <w:rsid w:val="003862DD"/>
    <w:rsid w:val="00387F21"/>
    <w:rsid w:val="0039069B"/>
    <w:rsid w:val="00395AC0"/>
    <w:rsid w:val="003A02DE"/>
    <w:rsid w:val="003A16AF"/>
    <w:rsid w:val="003A1A1D"/>
    <w:rsid w:val="003A248D"/>
    <w:rsid w:val="003A3BD2"/>
    <w:rsid w:val="003A5A84"/>
    <w:rsid w:val="003B0D3C"/>
    <w:rsid w:val="003B0F8E"/>
    <w:rsid w:val="003B2088"/>
    <w:rsid w:val="003B56B7"/>
    <w:rsid w:val="003C1AD0"/>
    <w:rsid w:val="003C3FB7"/>
    <w:rsid w:val="003C45BB"/>
    <w:rsid w:val="003C737E"/>
    <w:rsid w:val="003D069E"/>
    <w:rsid w:val="003D2BB7"/>
    <w:rsid w:val="003D4B65"/>
    <w:rsid w:val="003D54EA"/>
    <w:rsid w:val="003D6176"/>
    <w:rsid w:val="003D65BD"/>
    <w:rsid w:val="003D7162"/>
    <w:rsid w:val="003E024F"/>
    <w:rsid w:val="003E13C7"/>
    <w:rsid w:val="003E4A2A"/>
    <w:rsid w:val="003E61CE"/>
    <w:rsid w:val="003F1F96"/>
    <w:rsid w:val="003F3142"/>
    <w:rsid w:val="003F3C3A"/>
    <w:rsid w:val="003F43E6"/>
    <w:rsid w:val="003F44D3"/>
    <w:rsid w:val="003F582D"/>
    <w:rsid w:val="00401D09"/>
    <w:rsid w:val="00401F9F"/>
    <w:rsid w:val="00402ED8"/>
    <w:rsid w:val="00403704"/>
    <w:rsid w:val="0041537C"/>
    <w:rsid w:val="00415FF7"/>
    <w:rsid w:val="00416C39"/>
    <w:rsid w:val="004237EC"/>
    <w:rsid w:val="004248B1"/>
    <w:rsid w:val="00431955"/>
    <w:rsid w:val="00432F40"/>
    <w:rsid w:val="00434A52"/>
    <w:rsid w:val="00441709"/>
    <w:rsid w:val="00442224"/>
    <w:rsid w:val="0044295D"/>
    <w:rsid w:val="00444D34"/>
    <w:rsid w:val="004456F0"/>
    <w:rsid w:val="004457A6"/>
    <w:rsid w:val="00445EA0"/>
    <w:rsid w:val="00447B45"/>
    <w:rsid w:val="0045087F"/>
    <w:rsid w:val="0045260E"/>
    <w:rsid w:val="00453178"/>
    <w:rsid w:val="00453206"/>
    <w:rsid w:val="004537BD"/>
    <w:rsid w:val="00456CDE"/>
    <w:rsid w:val="004611BF"/>
    <w:rsid w:val="004611D5"/>
    <w:rsid w:val="0046551F"/>
    <w:rsid w:val="00466F41"/>
    <w:rsid w:val="00470094"/>
    <w:rsid w:val="00472325"/>
    <w:rsid w:val="00472CEF"/>
    <w:rsid w:val="00475574"/>
    <w:rsid w:val="00476966"/>
    <w:rsid w:val="0047751A"/>
    <w:rsid w:val="004775A8"/>
    <w:rsid w:val="0047796E"/>
    <w:rsid w:val="00481386"/>
    <w:rsid w:val="00481BEE"/>
    <w:rsid w:val="00481E4E"/>
    <w:rsid w:val="0048264A"/>
    <w:rsid w:val="0048391E"/>
    <w:rsid w:val="00484D0D"/>
    <w:rsid w:val="00485047"/>
    <w:rsid w:val="0048720D"/>
    <w:rsid w:val="004931D5"/>
    <w:rsid w:val="00493C94"/>
    <w:rsid w:val="004941DE"/>
    <w:rsid w:val="00494233"/>
    <w:rsid w:val="00496468"/>
    <w:rsid w:val="004A070E"/>
    <w:rsid w:val="004A0C19"/>
    <w:rsid w:val="004A489C"/>
    <w:rsid w:val="004A4D81"/>
    <w:rsid w:val="004A539C"/>
    <w:rsid w:val="004A56CE"/>
    <w:rsid w:val="004A5FF0"/>
    <w:rsid w:val="004A76D7"/>
    <w:rsid w:val="004B0DAB"/>
    <w:rsid w:val="004B1BE4"/>
    <w:rsid w:val="004B4DD8"/>
    <w:rsid w:val="004B51CD"/>
    <w:rsid w:val="004B55F1"/>
    <w:rsid w:val="004B7A9B"/>
    <w:rsid w:val="004C08C3"/>
    <w:rsid w:val="004C502B"/>
    <w:rsid w:val="004D19E7"/>
    <w:rsid w:val="004D3A32"/>
    <w:rsid w:val="004E0600"/>
    <w:rsid w:val="004E2EBA"/>
    <w:rsid w:val="004E4405"/>
    <w:rsid w:val="004E452D"/>
    <w:rsid w:val="004E53F0"/>
    <w:rsid w:val="004E792B"/>
    <w:rsid w:val="004F0D42"/>
    <w:rsid w:val="004F1C20"/>
    <w:rsid w:val="004F2BD0"/>
    <w:rsid w:val="004F3E94"/>
    <w:rsid w:val="004F4BAF"/>
    <w:rsid w:val="004F5B4C"/>
    <w:rsid w:val="00500255"/>
    <w:rsid w:val="00501D73"/>
    <w:rsid w:val="00502E77"/>
    <w:rsid w:val="005065AB"/>
    <w:rsid w:val="00507FA9"/>
    <w:rsid w:val="005103C2"/>
    <w:rsid w:val="00510C12"/>
    <w:rsid w:val="00510CD5"/>
    <w:rsid w:val="00511EB2"/>
    <w:rsid w:val="005124F5"/>
    <w:rsid w:val="0051262F"/>
    <w:rsid w:val="00512898"/>
    <w:rsid w:val="0051326E"/>
    <w:rsid w:val="00513E97"/>
    <w:rsid w:val="00515D33"/>
    <w:rsid w:val="00517D31"/>
    <w:rsid w:val="00520108"/>
    <w:rsid w:val="005249BF"/>
    <w:rsid w:val="00525258"/>
    <w:rsid w:val="005253D7"/>
    <w:rsid w:val="00525D8D"/>
    <w:rsid w:val="00525DB1"/>
    <w:rsid w:val="005325C3"/>
    <w:rsid w:val="00532A60"/>
    <w:rsid w:val="00532F80"/>
    <w:rsid w:val="005348A4"/>
    <w:rsid w:val="00535C60"/>
    <w:rsid w:val="00537D8B"/>
    <w:rsid w:val="00542080"/>
    <w:rsid w:val="00542DA3"/>
    <w:rsid w:val="0054307A"/>
    <w:rsid w:val="0054403C"/>
    <w:rsid w:val="00545F24"/>
    <w:rsid w:val="00546B47"/>
    <w:rsid w:val="0055440F"/>
    <w:rsid w:val="00554F00"/>
    <w:rsid w:val="0055639A"/>
    <w:rsid w:val="00557AB7"/>
    <w:rsid w:val="00560D4B"/>
    <w:rsid w:val="005622ED"/>
    <w:rsid w:val="0056399C"/>
    <w:rsid w:val="005657BE"/>
    <w:rsid w:val="005753BA"/>
    <w:rsid w:val="00575F49"/>
    <w:rsid w:val="005806D0"/>
    <w:rsid w:val="0058131E"/>
    <w:rsid w:val="00581575"/>
    <w:rsid w:val="0058250A"/>
    <w:rsid w:val="00583AC5"/>
    <w:rsid w:val="005870B5"/>
    <w:rsid w:val="00594A9A"/>
    <w:rsid w:val="00594AD2"/>
    <w:rsid w:val="00596746"/>
    <w:rsid w:val="00597B1D"/>
    <w:rsid w:val="005A0ACD"/>
    <w:rsid w:val="005A1CCD"/>
    <w:rsid w:val="005A389A"/>
    <w:rsid w:val="005A39BE"/>
    <w:rsid w:val="005A3E61"/>
    <w:rsid w:val="005A5A3B"/>
    <w:rsid w:val="005A625C"/>
    <w:rsid w:val="005B099C"/>
    <w:rsid w:val="005B1814"/>
    <w:rsid w:val="005B3CFD"/>
    <w:rsid w:val="005B583F"/>
    <w:rsid w:val="005C33BA"/>
    <w:rsid w:val="005C47CE"/>
    <w:rsid w:val="005C5C20"/>
    <w:rsid w:val="005D3E1C"/>
    <w:rsid w:val="005D40A4"/>
    <w:rsid w:val="005D5BB4"/>
    <w:rsid w:val="005D6D98"/>
    <w:rsid w:val="005E12C6"/>
    <w:rsid w:val="005E1DB9"/>
    <w:rsid w:val="005E227B"/>
    <w:rsid w:val="005E6876"/>
    <w:rsid w:val="005E7DB5"/>
    <w:rsid w:val="005F2745"/>
    <w:rsid w:val="005F28F1"/>
    <w:rsid w:val="005F3AB0"/>
    <w:rsid w:val="005F5C9C"/>
    <w:rsid w:val="005F7A69"/>
    <w:rsid w:val="005F7BC4"/>
    <w:rsid w:val="00600279"/>
    <w:rsid w:val="006034E1"/>
    <w:rsid w:val="00605BD4"/>
    <w:rsid w:val="0060631D"/>
    <w:rsid w:val="00607BF2"/>
    <w:rsid w:val="00612C74"/>
    <w:rsid w:val="00613AD1"/>
    <w:rsid w:val="00613FB1"/>
    <w:rsid w:val="0062021D"/>
    <w:rsid w:val="006213D7"/>
    <w:rsid w:val="006230CE"/>
    <w:rsid w:val="00625B4A"/>
    <w:rsid w:val="006268DE"/>
    <w:rsid w:val="00626A33"/>
    <w:rsid w:val="00627163"/>
    <w:rsid w:val="00632587"/>
    <w:rsid w:val="00634B16"/>
    <w:rsid w:val="0063508F"/>
    <w:rsid w:val="00635E23"/>
    <w:rsid w:val="00637094"/>
    <w:rsid w:val="0063773D"/>
    <w:rsid w:val="006377A1"/>
    <w:rsid w:val="00641737"/>
    <w:rsid w:val="00642915"/>
    <w:rsid w:val="00642945"/>
    <w:rsid w:val="00643C91"/>
    <w:rsid w:val="0064721D"/>
    <w:rsid w:val="00650CB5"/>
    <w:rsid w:val="006513B5"/>
    <w:rsid w:val="006527CA"/>
    <w:rsid w:val="00652D39"/>
    <w:rsid w:val="00656B69"/>
    <w:rsid w:val="006570DC"/>
    <w:rsid w:val="0066224D"/>
    <w:rsid w:val="00662AAA"/>
    <w:rsid w:val="00662D4C"/>
    <w:rsid w:val="00662FBD"/>
    <w:rsid w:val="00664FB7"/>
    <w:rsid w:val="00670314"/>
    <w:rsid w:val="00671384"/>
    <w:rsid w:val="00671DAD"/>
    <w:rsid w:val="00672806"/>
    <w:rsid w:val="00673A03"/>
    <w:rsid w:val="00676578"/>
    <w:rsid w:val="00677567"/>
    <w:rsid w:val="00681ADD"/>
    <w:rsid w:val="00681F12"/>
    <w:rsid w:val="0068739C"/>
    <w:rsid w:val="00690DD3"/>
    <w:rsid w:val="00690E54"/>
    <w:rsid w:val="00692370"/>
    <w:rsid w:val="006929B3"/>
    <w:rsid w:val="00696875"/>
    <w:rsid w:val="00697231"/>
    <w:rsid w:val="00697A23"/>
    <w:rsid w:val="00697E4E"/>
    <w:rsid w:val="006A0135"/>
    <w:rsid w:val="006A03E7"/>
    <w:rsid w:val="006A10EC"/>
    <w:rsid w:val="006A17C0"/>
    <w:rsid w:val="006A401A"/>
    <w:rsid w:val="006A69BA"/>
    <w:rsid w:val="006B0941"/>
    <w:rsid w:val="006B0A24"/>
    <w:rsid w:val="006B0F40"/>
    <w:rsid w:val="006B1355"/>
    <w:rsid w:val="006B283A"/>
    <w:rsid w:val="006B6357"/>
    <w:rsid w:val="006B6E1C"/>
    <w:rsid w:val="006C19B9"/>
    <w:rsid w:val="006C1D74"/>
    <w:rsid w:val="006C322A"/>
    <w:rsid w:val="006C3BBA"/>
    <w:rsid w:val="006C43DA"/>
    <w:rsid w:val="006C455D"/>
    <w:rsid w:val="006C4570"/>
    <w:rsid w:val="006C4819"/>
    <w:rsid w:val="006C5E48"/>
    <w:rsid w:val="006D5F6A"/>
    <w:rsid w:val="006E497C"/>
    <w:rsid w:val="006E7A68"/>
    <w:rsid w:val="006E7CA3"/>
    <w:rsid w:val="006F0316"/>
    <w:rsid w:val="006F0E7E"/>
    <w:rsid w:val="006F2FFF"/>
    <w:rsid w:val="006F3108"/>
    <w:rsid w:val="006F39EE"/>
    <w:rsid w:val="006F5417"/>
    <w:rsid w:val="007049E9"/>
    <w:rsid w:val="00704EF2"/>
    <w:rsid w:val="0070541A"/>
    <w:rsid w:val="00705FCD"/>
    <w:rsid w:val="00706A28"/>
    <w:rsid w:val="00710BFF"/>
    <w:rsid w:val="00713235"/>
    <w:rsid w:val="007144B9"/>
    <w:rsid w:val="00714791"/>
    <w:rsid w:val="007151D7"/>
    <w:rsid w:val="007158E4"/>
    <w:rsid w:val="00715DBB"/>
    <w:rsid w:val="007173B2"/>
    <w:rsid w:val="00717DFF"/>
    <w:rsid w:val="00730CC2"/>
    <w:rsid w:val="00733BCD"/>
    <w:rsid w:val="0073451B"/>
    <w:rsid w:val="00746674"/>
    <w:rsid w:val="00746BF7"/>
    <w:rsid w:val="00746DD8"/>
    <w:rsid w:val="0075065F"/>
    <w:rsid w:val="0075284C"/>
    <w:rsid w:val="0075299D"/>
    <w:rsid w:val="00753182"/>
    <w:rsid w:val="0075318F"/>
    <w:rsid w:val="007531BE"/>
    <w:rsid w:val="007538C7"/>
    <w:rsid w:val="00755769"/>
    <w:rsid w:val="00756A2A"/>
    <w:rsid w:val="00760F31"/>
    <w:rsid w:val="00762323"/>
    <w:rsid w:val="00762661"/>
    <w:rsid w:val="007635A7"/>
    <w:rsid w:val="00764F1C"/>
    <w:rsid w:val="00764F96"/>
    <w:rsid w:val="00766D40"/>
    <w:rsid w:val="0076772F"/>
    <w:rsid w:val="0076774C"/>
    <w:rsid w:val="00767EA2"/>
    <w:rsid w:val="0077042A"/>
    <w:rsid w:val="00771691"/>
    <w:rsid w:val="00785CCC"/>
    <w:rsid w:val="00786BF1"/>
    <w:rsid w:val="00786E99"/>
    <w:rsid w:val="00787559"/>
    <w:rsid w:val="00791EC0"/>
    <w:rsid w:val="00794F47"/>
    <w:rsid w:val="00795876"/>
    <w:rsid w:val="00796DE4"/>
    <w:rsid w:val="007A253E"/>
    <w:rsid w:val="007A2C45"/>
    <w:rsid w:val="007B1361"/>
    <w:rsid w:val="007B2948"/>
    <w:rsid w:val="007B4706"/>
    <w:rsid w:val="007B7BB0"/>
    <w:rsid w:val="007C0D61"/>
    <w:rsid w:val="007C1CBA"/>
    <w:rsid w:val="007C50F4"/>
    <w:rsid w:val="007C6249"/>
    <w:rsid w:val="007D07FA"/>
    <w:rsid w:val="007D2242"/>
    <w:rsid w:val="007D5D12"/>
    <w:rsid w:val="007D6084"/>
    <w:rsid w:val="007D61D3"/>
    <w:rsid w:val="007D6F68"/>
    <w:rsid w:val="007D72CC"/>
    <w:rsid w:val="007D78E9"/>
    <w:rsid w:val="007D7F53"/>
    <w:rsid w:val="007E0DB6"/>
    <w:rsid w:val="007E1017"/>
    <w:rsid w:val="007E1D5D"/>
    <w:rsid w:val="007E4D7E"/>
    <w:rsid w:val="007F04A3"/>
    <w:rsid w:val="007F0ABD"/>
    <w:rsid w:val="007F0BBD"/>
    <w:rsid w:val="007F1286"/>
    <w:rsid w:val="007F2719"/>
    <w:rsid w:val="007F28B9"/>
    <w:rsid w:val="007F5465"/>
    <w:rsid w:val="007F5ECA"/>
    <w:rsid w:val="007F705E"/>
    <w:rsid w:val="008002F6"/>
    <w:rsid w:val="0080068A"/>
    <w:rsid w:val="00802005"/>
    <w:rsid w:val="0080205D"/>
    <w:rsid w:val="0080268F"/>
    <w:rsid w:val="008055D5"/>
    <w:rsid w:val="00805AD7"/>
    <w:rsid w:val="0080608D"/>
    <w:rsid w:val="0081456B"/>
    <w:rsid w:val="008150F5"/>
    <w:rsid w:val="008161F3"/>
    <w:rsid w:val="008204E3"/>
    <w:rsid w:val="00820D99"/>
    <w:rsid w:val="008303C3"/>
    <w:rsid w:val="00831222"/>
    <w:rsid w:val="00832139"/>
    <w:rsid w:val="0083223D"/>
    <w:rsid w:val="00836431"/>
    <w:rsid w:val="00841346"/>
    <w:rsid w:val="008425D6"/>
    <w:rsid w:val="00845CE0"/>
    <w:rsid w:val="00845DA3"/>
    <w:rsid w:val="00845FE4"/>
    <w:rsid w:val="00850D3A"/>
    <w:rsid w:val="00851D0B"/>
    <w:rsid w:val="00852F77"/>
    <w:rsid w:val="00855550"/>
    <w:rsid w:val="00860EDD"/>
    <w:rsid w:val="00862CF3"/>
    <w:rsid w:val="00863935"/>
    <w:rsid w:val="008645FF"/>
    <w:rsid w:val="00865359"/>
    <w:rsid w:val="008707F4"/>
    <w:rsid w:val="00872B00"/>
    <w:rsid w:val="00874319"/>
    <w:rsid w:val="0087473F"/>
    <w:rsid w:val="008751A0"/>
    <w:rsid w:val="00875886"/>
    <w:rsid w:val="0088003A"/>
    <w:rsid w:val="008807A6"/>
    <w:rsid w:val="00882019"/>
    <w:rsid w:val="0088256E"/>
    <w:rsid w:val="008836FA"/>
    <w:rsid w:val="00883B27"/>
    <w:rsid w:val="0088414F"/>
    <w:rsid w:val="00884B97"/>
    <w:rsid w:val="00892C99"/>
    <w:rsid w:val="008938D2"/>
    <w:rsid w:val="00894667"/>
    <w:rsid w:val="00897715"/>
    <w:rsid w:val="008A07D0"/>
    <w:rsid w:val="008A26B4"/>
    <w:rsid w:val="008A2DDA"/>
    <w:rsid w:val="008A3C41"/>
    <w:rsid w:val="008A4738"/>
    <w:rsid w:val="008A4F3F"/>
    <w:rsid w:val="008B0C15"/>
    <w:rsid w:val="008B2A06"/>
    <w:rsid w:val="008B3561"/>
    <w:rsid w:val="008C147C"/>
    <w:rsid w:val="008C1FC4"/>
    <w:rsid w:val="008C5421"/>
    <w:rsid w:val="008C79A1"/>
    <w:rsid w:val="008D446E"/>
    <w:rsid w:val="008D4E6E"/>
    <w:rsid w:val="008D71CC"/>
    <w:rsid w:val="008E1037"/>
    <w:rsid w:val="008E40B0"/>
    <w:rsid w:val="008E4968"/>
    <w:rsid w:val="008E67C2"/>
    <w:rsid w:val="008F167B"/>
    <w:rsid w:val="008F3B76"/>
    <w:rsid w:val="008F4A3F"/>
    <w:rsid w:val="008F59AB"/>
    <w:rsid w:val="008F5C68"/>
    <w:rsid w:val="008F6084"/>
    <w:rsid w:val="008F7CF8"/>
    <w:rsid w:val="009003BA"/>
    <w:rsid w:val="0090114D"/>
    <w:rsid w:val="009028D5"/>
    <w:rsid w:val="00902D30"/>
    <w:rsid w:val="00902EE5"/>
    <w:rsid w:val="0091077F"/>
    <w:rsid w:val="00915736"/>
    <w:rsid w:val="009171B3"/>
    <w:rsid w:val="0091732B"/>
    <w:rsid w:val="0092259B"/>
    <w:rsid w:val="009257B5"/>
    <w:rsid w:val="0092589A"/>
    <w:rsid w:val="009269F6"/>
    <w:rsid w:val="00927255"/>
    <w:rsid w:val="00933F8F"/>
    <w:rsid w:val="009422C5"/>
    <w:rsid w:val="00944174"/>
    <w:rsid w:val="00944CFA"/>
    <w:rsid w:val="00951306"/>
    <w:rsid w:val="00952ADE"/>
    <w:rsid w:val="00955D9F"/>
    <w:rsid w:val="00957EDE"/>
    <w:rsid w:val="009603FA"/>
    <w:rsid w:val="00961713"/>
    <w:rsid w:val="00963DF5"/>
    <w:rsid w:val="0096484D"/>
    <w:rsid w:val="00964DC5"/>
    <w:rsid w:val="00965904"/>
    <w:rsid w:val="00965DB1"/>
    <w:rsid w:val="00971431"/>
    <w:rsid w:val="00974082"/>
    <w:rsid w:val="00976119"/>
    <w:rsid w:val="00976191"/>
    <w:rsid w:val="00976B2F"/>
    <w:rsid w:val="0098466C"/>
    <w:rsid w:val="009849D4"/>
    <w:rsid w:val="00986A03"/>
    <w:rsid w:val="00996C2C"/>
    <w:rsid w:val="00996E9F"/>
    <w:rsid w:val="00997516"/>
    <w:rsid w:val="0099787E"/>
    <w:rsid w:val="009A437E"/>
    <w:rsid w:val="009A5464"/>
    <w:rsid w:val="009A6542"/>
    <w:rsid w:val="009A658B"/>
    <w:rsid w:val="009B0E6D"/>
    <w:rsid w:val="009B41AA"/>
    <w:rsid w:val="009C119A"/>
    <w:rsid w:val="009C265F"/>
    <w:rsid w:val="009D2347"/>
    <w:rsid w:val="009D373C"/>
    <w:rsid w:val="009E246A"/>
    <w:rsid w:val="009E6EF2"/>
    <w:rsid w:val="009E70AD"/>
    <w:rsid w:val="009E7B9A"/>
    <w:rsid w:val="009F07AE"/>
    <w:rsid w:val="009F170F"/>
    <w:rsid w:val="009F31A7"/>
    <w:rsid w:val="009F4C25"/>
    <w:rsid w:val="00A009D9"/>
    <w:rsid w:val="00A05955"/>
    <w:rsid w:val="00A05D5A"/>
    <w:rsid w:val="00A1001D"/>
    <w:rsid w:val="00A12B99"/>
    <w:rsid w:val="00A13944"/>
    <w:rsid w:val="00A13B93"/>
    <w:rsid w:val="00A14EEE"/>
    <w:rsid w:val="00A163E7"/>
    <w:rsid w:val="00A2160B"/>
    <w:rsid w:val="00A225DF"/>
    <w:rsid w:val="00A241F6"/>
    <w:rsid w:val="00A25557"/>
    <w:rsid w:val="00A306EC"/>
    <w:rsid w:val="00A330D0"/>
    <w:rsid w:val="00A335DB"/>
    <w:rsid w:val="00A34DB8"/>
    <w:rsid w:val="00A34E29"/>
    <w:rsid w:val="00A35F9B"/>
    <w:rsid w:val="00A36654"/>
    <w:rsid w:val="00A372AC"/>
    <w:rsid w:val="00A37DB8"/>
    <w:rsid w:val="00A37F43"/>
    <w:rsid w:val="00A4215D"/>
    <w:rsid w:val="00A441D7"/>
    <w:rsid w:val="00A46AB7"/>
    <w:rsid w:val="00A4716C"/>
    <w:rsid w:val="00A47BAD"/>
    <w:rsid w:val="00A47BD5"/>
    <w:rsid w:val="00A52C5C"/>
    <w:rsid w:val="00A56E55"/>
    <w:rsid w:val="00A57849"/>
    <w:rsid w:val="00A6215A"/>
    <w:rsid w:val="00A62601"/>
    <w:rsid w:val="00A6452D"/>
    <w:rsid w:val="00A651AB"/>
    <w:rsid w:val="00A70CB5"/>
    <w:rsid w:val="00A7348F"/>
    <w:rsid w:val="00A74E09"/>
    <w:rsid w:val="00A75CD8"/>
    <w:rsid w:val="00A77F56"/>
    <w:rsid w:val="00A81118"/>
    <w:rsid w:val="00A81516"/>
    <w:rsid w:val="00A82594"/>
    <w:rsid w:val="00A83456"/>
    <w:rsid w:val="00A83FE9"/>
    <w:rsid w:val="00A855E6"/>
    <w:rsid w:val="00A86A32"/>
    <w:rsid w:val="00A87C5C"/>
    <w:rsid w:val="00A93CBF"/>
    <w:rsid w:val="00A95E5A"/>
    <w:rsid w:val="00AA44A2"/>
    <w:rsid w:val="00AA61B5"/>
    <w:rsid w:val="00AB3A9C"/>
    <w:rsid w:val="00AC0B23"/>
    <w:rsid w:val="00AC15C5"/>
    <w:rsid w:val="00AC1E97"/>
    <w:rsid w:val="00AC70C7"/>
    <w:rsid w:val="00AC7ED7"/>
    <w:rsid w:val="00AD020D"/>
    <w:rsid w:val="00AD0352"/>
    <w:rsid w:val="00AD1697"/>
    <w:rsid w:val="00AD2F7A"/>
    <w:rsid w:val="00AD5B48"/>
    <w:rsid w:val="00AD6769"/>
    <w:rsid w:val="00AD6BE0"/>
    <w:rsid w:val="00AD7977"/>
    <w:rsid w:val="00AE1B71"/>
    <w:rsid w:val="00AE5620"/>
    <w:rsid w:val="00AF69C4"/>
    <w:rsid w:val="00B006D0"/>
    <w:rsid w:val="00B01045"/>
    <w:rsid w:val="00B02037"/>
    <w:rsid w:val="00B04D9E"/>
    <w:rsid w:val="00B06699"/>
    <w:rsid w:val="00B12947"/>
    <w:rsid w:val="00B1468B"/>
    <w:rsid w:val="00B1497B"/>
    <w:rsid w:val="00B153D2"/>
    <w:rsid w:val="00B15E70"/>
    <w:rsid w:val="00B1797B"/>
    <w:rsid w:val="00B20571"/>
    <w:rsid w:val="00B206FE"/>
    <w:rsid w:val="00B25856"/>
    <w:rsid w:val="00B2726D"/>
    <w:rsid w:val="00B3025B"/>
    <w:rsid w:val="00B31324"/>
    <w:rsid w:val="00B32F5D"/>
    <w:rsid w:val="00B35029"/>
    <w:rsid w:val="00B3592C"/>
    <w:rsid w:val="00B42488"/>
    <w:rsid w:val="00B42B7E"/>
    <w:rsid w:val="00B5030D"/>
    <w:rsid w:val="00B507D9"/>
    <w:rsid w:val="00B50DC4"/>
    <w:rsid w:val="00B54A8F"/>
    <w:rsid w:val="00B56705"/>
    <w:rsid w:val="00B60F5D"/>
    <w:rsid w:val="00B62435"/>
    <w:rsid w:val="00B62F02"/>
    <w:rsid w:val="00B638E5"/>
    <w:rsid w:val="00B67EB2"/>
    <w:rsid w:val="00B709BB"/>
    <w:rsid w:val="00B70D0B"/>
    <w:rsid w:val="00B728D1"/>
    <w:rsid w:val="00B72B92"/>
    <w:rsid w:val="00B77BBC"/>
    <w:rsid w:val="00B81E96"/>
    <w:rsid w:val="00B82427"/>
    <w:rsid w:val="00B85351"/>
    <w:rsid w:val="00B917DC"/>
    <w:rsid w:val="00B97153"/>
    <w:rsid w:val="00BA1EDC"/>
    <w:rsid w:val="00BA4C47"/>
    <w:rsid w:val="00BA5821"/>
    <w:rsid w:val="00BA5EE7"/>
    <w:rsid w:val="00BB09AE"/>
    <w:rsid w:val="00BB0DA4"/>
    <w:rsid w:val="00BB1FD0"/>
    <w:rsid w:val="00BB619F"/>
    <w:rsid w:val="00BC2F63"/>
    <w:rsid w:val="00BC4A77"/>
    <w:rsid w:val="00BC62F8"/>
    <w:rsid w:val="00BC76B1"/>
    <w:rsid w:val="00BD0549"/>
    <w:rsid w:val="00BD7AFA"/>
    <w:rsid w:val="00BE0D23"/>
    <w:rsid w:val="00BE5196"/>
    <w:rsid w:val="00BE70F5"/>
    <w:rsid w:val="00BE7949"/>
    <w:rsid w:val="00BE7FA1"/>
    <w:rsid w:val="00BF0696"/>
    <w:rsid w:val="00BF2C63"/>
    <w:rsid w:val="00BF5F54"/>
    <w:rsid w:val="00BF6BAA"/>
    <w:rsid w:val="00BF72D5"/>
    <w:rsid w:val="00C00651"/>
    <w:rsid w:val="00C02927"/>
    <w:rsid w:val="00C0296A"/>
    <w:rsid w:val="00C1056F"/>
    <w:rsid w:val="00C114DE"/>
    <w:rsid w:val="00C124F7"/>
    <w:rsid w:val="00C134B1"/>
    <w:rsid w:val="00C159B6"/>
    <w:rsid w:val="00C16DB8"/>
    <w:rsid w:val="00C20E71"/>
    <w:rsid w:val="00C21EDD"/>
    <w:rsid w:val="00C24A80"/>
    <w:rsid w:val="00C24BAE"/>
    <w:rsid w:val="00C2599B"/>
    <w:rsid w:val="00C30D05"/>
    <w:rsid w:val="00C32387"/>
    <w:rsid w:val="00C33BE4"/>
    <w:rsid w:val="00C34E7C"/>
    <w:rsid w:val="00C359B3"/>
    <w:rsid w:val="00C4059D"/>
    <w:rsid w:val="00C40DD9"/>
    <w:rsid w:val="00C412C7"/>
    <w:rsid w:val="00C420AB"/>
    <w:rsid w:val="00C42830"/>
    <w:rsid w:val="00C46B3C"/>
    <w:rsid w:val="00C473A5"/>
    <w:rsid w:val="00C47CF6"/>
    <w:rsid w:val="00C5115F"/>
    <w:rsid w:val="00C54D57"/>
    <w:rsid w:val="00C54F2C"/>
    <w:rsid w:val="00C57046"/>
    <w:rsid w:val="00C5748B"/>
    <w:rsid w:val="00C65BD8"/>
    <w:rsid w:val="00C6677E"/>
    <w:rsid w:val="00C67284"/>
    <w:rsid w:val="00C678E7"/>
    <w:rsid w:val="00C70957"/>
    <w:rsid w:val="00C72ABF"/>
    <w:rsid w:val="00C73136"/>
    <w:rsid w:val="00C76D9A"/>
    <w:rsid w:val="00C773DE"/>
    <w:rsid w:val="00C775E5"/>
    <w:rsid w:val="00C779E3"/>
    <w:rsid w:val="00C77E07"/>
    <w:rsid w:val="00C81240"/>
    <w:rsid w:val="00C83FAD"/>
    <w:rsid w:val="00C90470"/>
    <w:rsid w:val="00C92D76"/>
    <w:rsid w:val="00C93F40"/>
    <w:rsid w:val="00C94B32"/>
    <w:rsid w:val="00CA0382"/>
    <w:rsid w:val="00CA090A"/>
    <w:rsid w:val="00CA116F"/>
    <w:rsid w:val="00CA3880"/>
    <w:rsid w:val="00CA6D00"/>
    <w:rsid w:val="00CA7F21"/>
    <w:rsid w:val="00CA7F50"/>
    <w:rsid w:val="00CB11EB"/>
    <w:rsid w:val="00CB2B22"/>
    <w:rsid w:val="00CB694C"/>
    <w:rsid w:val="00CB6A27"/>
    <w:rsid w:val="00CB7BDA"/>
    <w:rsid w:val="00CC08DA"/>
    <w:rsid w:val="00CC15DA"/>
    <w:rsid w:val="00CC29EF"/>
    <w:rsid w:val="00CC5396"/>
    <w:rsid w:val="00CC5594"/>
    <w:rsid w:val="00CC5DDC"/>
    <w:rsid w:val="00CC5FE0"/>
    <w:rsid w:val="00CC75F4"/>
    <w:rsid w:val="00CC7CFE"/>
    <w:rsid w:val="00CD0F6C"/>
    <w:rsid w:val="00CD27B4"/>
    <w:rsid w:val="00CD3CB2"/>
    <w:rsid w:val="00CD7394"/>
    <w:rsid w:val="00CE1601"/>
    <w:rsid w:val="00CE1DBA"/>
    <w:rsid w:val="00CE1E8D"/>
    <w:rsid w:val="00CE7F5D"/>
    <w:rsid w:val="00CF18FE"/>
    <w:rsid w:val="00CF19CD"/>
    <w:rsid w:val="00CF3016"/>
    <w:rsid w:val="00CF5D1C"/>
    <w:rsid w:val="00D01145"/>
    <w:rsid w:val="00D01E1A"/>
    <w:rsid w:val="00D024A0"/>
    <w:rsid w:val="00D06B96"/>
    <w:rsid w:val="00D10B3F"/>
    <w:rsid w:val="00D150E8"/>
    <w:rsid w:val="00D15CEE"/>
    <w:rsid w:val="00D16053"/>
    <w:rsid w:val="00D17070"/>
    <w:rsid w:val="00D1708D"/>
    <w:rsid w:val="00D256B1"/>
    <w:rsid w:val="00D30F18"/>
    <w:rsid w:val="00D31A66"/>
    <w:rsid w:val="00D32319"/>
    <w:rsid w:val="00D334D9"/>
    <w:rsid w:val="00D405A9"/>
    <w:rsid w:val="00D41DDF"/>
    <w:rsid w:val="00D42FC8"/>
    <w:rsid w:val="00D430AB"/>
    <w:rsid w:val="00D50805"/>
    <w:rsid w:val="00D50ABE"/>
    <w:rsid w:val="00D50C86"/>
    <w:rsid w:val="00D51517"/>
    <w:rsid w:val="00D53239"/>
    <w:rsid w:val="00D53301"/>
    <w:rsid w:val="00D55814"/>
    <w:rsid w:val="00D55BC9"/>
    <w:rsid w:val="00D563A9"/>
    <w:rsid w:val="00D602D1"/>
    <w:rsid w:val="00D606C7"/>
    <w:rsid w:val="00D6077B"/>
    <w:rsid w:val="00D61E61"/>
    <w:rsid w:val="00D62615"/>
    <w:rsid w:val="00D62946"/>
    <w:rsid w:val="00D62966"/>
    <w:rsid w:val="00D62EF4"/>
    <w:rsid w:val="00D65ABA"/>
    <w:rsid w:val="00D66A3B"/>
    <w:rsid w:val="00D70DAB"/>
    <w:rsid w:val="00D71333"/>
    <w:rsid w:val="00D75CEA"/>
    <w:rsid w:val="00D77292"/>
    <w:rsid w:val="00D773A1"/>
    <w:rsid w:val="00D811EE"/>
    <w:rsid w:val="00D840D5"/>
    <w:rsid w:val="00D923C8"/>
    <w:rsid w:val="00D9244F"/>
    <w:rsid w:val="00DA22E5"/>
    <w:rsid w:val="00DA2E5C"/>
    <w:rsid w:val="00DA35C6"/>
    <w:rsid w:val="00DA5A24"/>
    <w:rsid w:val="00DA77B9"/>
    <w:rsid w:val="00DB2273"/>
    <w:rsid w:val="00DB4B28"/>
    <w:rsid w:val="00DB4E9C"/>
    <w:rsid w:val="00DB535B"/>
    <w:rsid w:val="00DB76E7"/>
    <w:rsid w:val="00DC1185"/>
    <w:rsid w:val="00DC2BFC"/>
    <w:rsid w:val="00DC47BA"/>
    <w:rsid w:val="00DC4E98"/>
    <w:rsid w:val="00DD0A0F"/>
    <w:rsid w:val="00DD0BA8"/>
    <w:rsid w:val="00DD1FB5"/>
    <w:rsid w:val="00DD40FA"/>
    <w:rsid w:val="00DD4247"/>
    <w:rsid w:val="00DD4F07"/>
    <w:rsid w:val="00DD53DC"/>
    <w:rsid w:val="00DE0B29"/>
    <w:rsid w:val="00DE1B4B"/>
    <w:rsid w:val="00DE707F"/>
    <w:rsid w:val="00DE7208"/>
    <w:rsid w:val="00DF0560"/>
    <w:rsid w:val="00DF0FCF"/>
    <w:rsid w:val="00DF196B"/>
    <w:rsid w:val="00DF5BB3"/>
    <w:rsid w:val="00DF6D0E"/>
    <w:rsid w:val="00E0020B"/>
    <w:rsid w:val="00E0032E"/>
    <w:rsid w:val="00E0331B"/>
    <w:rsid w:val="00E073FF"/>
    <w:rsid w:val="00E10178"/>
    <w:rsid w:val="00E124F1"/>
    <w:rsid w:val="00E12805"/>
    <w:rsid w:val="00E16118"/>
    <w:rsid w:val="00E16A01"/>
    <w:rsid w:val="00E17AE4"/>
    <w:rsid w:val="00E17C7C"/>
    <w:rsid w:val="00E17F46"/>
    <w:rsid w:val="00E20105"/>
    <w:rsid w:val="00E20438"/>
    <w:rsid w:val="00E21E78"/>
    <w:rsid w:val="00E24266"/>
    <w:rsid w:val="00E2469D"/>
    <w:rsid w:val="00E24EB7"/>
    <w:rsid w:val="00E34ACD"/>
    <w:rsid w:val="00E34DB5"/>
    <w:rsid w:val="00E40F08"/>
    <w:rsid w:val="00E41976"/>
    <w:rsid w:val="00E41C63"/>
    <w:rsid w:val="00E4217A"/>
    <w:rsid w:val="00E43B42"/>
    <w:rsid w:val="00E43F4A"/>
    <w:rsid w:val="00E50C69"/>
    <w:rsid w:val="00E53681"/>
    <w:rsid w:val="00E57C56"/>
    <w:rsid w:val="00E61F1C"/>
    <w:rsid w:val="00E6352E"/>
    <w:rsid w:val="00E65EF8"/>
    <w:rsid w:val="00E70B4F"/>
    <w:rsid w:val="00E71F08"/>
    <w:rsid w:val="00E71F93"/>
    <w:rsid w:val="00E736D9"/>
    <w:rsid w:val="00E759F5"/>
    <w:rsid w:val="00E8080F"/>
    <w:rsid w:val="00E80950"/>
    <w:rsid w:val="00E82889"/>
    <w:rsid w:val="00E840C2"/>
    <w:rsid w:val="00E84D07"/>
    <w:rsid w:val="00E868C0"/>
    <w:rsid w:val="00E86ECF"/>
    <w:rsid w:val="00E91B90"/>
    <w:rsid w:val="00E91E15"/>
    <w:rsid w:val="00E941D7"/>
    <w:rsid w:val="00E94E1C"/>
    <w:rsid w:val="00E95478"/>
    <w:rsid w:val="00E9712E"/>
    <w:rsid w:val="00E97A41"/>
    <w:rsid w:val="00EA2DF3"/>
    <w:rsid w:val="00EA4D5A"/>
    <w:rsid w:val="00EA6C27"/>
    <w:rsid w:val="00EB0825"/>
    <w:rsid w:val="00EB0AFF"/>
    <w:rsid w:val="00EB136B"/>
    <w:rsid w:val="00EB21CB"/>
    <w:rsid w:val="00EB4042"/>
    <w:rsid w:val="00EB54A0"/>
    <w:rsid w:val="00EB7BF2"/>
    <w:rsid w:val="00EC3D55"/>
    <w:rsid w:val="00EC52C2"/>
    <w:rsid w:val="00EC6F1E"/>
    <w:rsid w:val="00ED02D3"/>
    <w:rsid w:val="00ED0739"/>
    <w:rsid w:val="00ED2231"/>
    <w:rsid w:val="00ED3130"/>
    <w:rsid w:val="00ED40EF"/>
    <w:rsid w:val="00ED6126"/>
    <w:rsid w:val="00ED65B5"/>
    <w:rsid w:val="00ED79AE"/>
    <w:rsid w:val="00EE6510"/>
    <w:rsid w:val="00EF3BDC"/>
    <w:rsid w:val="00EF4895"/>
    <w:rsid w:val="00EF4F97"/>
    <w:rsid w:val="00EF543A"/>
    <w:rsid w:val="00F0272D"/>
    <w:rsid w:val="00F0557A"/>
    <w:rsid w:val="00F0607B"/>
    <w:rsid w:val="00F0799E"/>
    <w:rsid w:val="00F07A66"/>
    <w:rsid w:val="00F10246"/>
    <w:rsid w:val="00F156F1"/>
    <w:rsid w:val="00F15CDA"/>
    <w:rsid w:val="00F21DAA"/>
    <w:rsid w:val="00F27837"/>
    <w:rsid w:val="00F3101D"/>
    <w:rsid w:val="00F3158E"/>
    <w:rsid w:val="00F31AE4"/>
    <w:rsid w:val="00F32B2F"/>
    <w:rsid w:val="00F339BB"/>
    <w:rsid w:val="00F33E97"/>
    <w:rsid w:val="00F402BE"/>
    <w:rsid w:val="00F4042B"/>
    <w:rsid w:val="00F40E5E"/>
    <w:rsid w:val="00F4124E"/>
    <w:rsid w:val="00F41675"/>
    <w:rsid w:val="00F4179F"/>
    <w:rsid w:val="00F43097"/>
    <w:rsid w:val="00F44761"/>
    <w:rsid w:val="00F45768"/>
    <w:rsid w:val="00F4627B"/>
    <w:rsid w:val="00F51F45"/>
    <w:rsid w:val="00F520A1"/>
    <w:rsid w:val="00F5222F"/>
    <w:rsid w:val="00F57617"/>
    <w:rsid w:val="00F6068F"/>
    <w:rsid w:val="00F63296"/>
    <w:rsid w:val="00F64F90"/>
    <w:rsid w:val="00F66FE2"/>
    <w:rsid w:val="00F710CF"/>
    <w:rsid w:val="00F7248D"/>
    <w:rsid w:val="00F72C4D"/>
    <w:rsid w:val="00F747AB"/>
    <w:rsid w:val="00F750D0"/>
    <w:rsid w:val="00F77F45"/>
    <w:rsid w:val="00F77F85"/>
    <w:rsid w:val="00F80C0B"/>
    <w:rsid w:val="00F80E5D"/>
    <w:rsid w:val="00F86D07"/>
    <w:rsid w:val="00F871F9"/>
    <w:rsid w:val="00F92DDA"/>
    <w:rsid w:val="00F93673"/>
    <w:rsid w:val="00F97AFF"/>
    <w:rsid w:val="00FA0C63"/>
    <w:rsid w:val="00FA2F07"/>
    <w:rsid w:val="00FA34FD"/>
    <w:rsid w:val="00FA39E5"/>
    <w:rsid w:val="00FA4F29"/>
    <w:rsid w:val="00FA5691"/>
    <w:rsid w:val="00FA6D50"/>
    <w:rsid w:val="00FA79A7"/>
    <w:rsid w:val="00FB056E"/>
    <w:rsid w:val="00FB228B"/>
    <w:rsid w:val="00FB3511"/>
    <w:rsid w:val="00FB4D4A"/>
    <w:rsid w:val="00FB57FC"/>
    <w:rsid w:val="00FB6D03"/>
    <w:rsid w:val="00FB6EC2"/>
    <w:rsid w:val="00FB7682"/>
    <w:rsid w:val="00FC0518"/>
    <w:rsid w:val="00FC0830"/>
    <w:rsid w:val="00FC1062"/>
    <w:rsid w:val="00FC65E6"/>
    <w:rsid w:val="00FC69A1"/>
    <w:rsid w:val="00FD0BC4"/>
    <w:rsid w:val="00FD40C8"/>
    <w:rsid w:val="00FD7126"/>
    <w:rsid w:val="00FE1FF6"/>
    <w:rsid w:val="00FE2C1B"/>
    <w:rsid w:val="00FE31E7"/>
    <w:rsid w:val="00FE3E6F"/>
    <w:rsid w:val="00FE3F7E"/>
    <w:rsid w:val="00FE426C"/>
    <w:rsid w:val="00FE4A0D"/>
    <w:rsid w:val="00FE6879"/>
    <w:rsid w:val="00FF3D15"/>
    <w:rsid w:val="00FF4EC7"/>
    <w:rsid w:val="00FF6FC6"/>
    <w:rsid w:val="00FF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2EDC0E7D"/>
  <w15:docId w15:val="{6B10E3EE-90AB-42A0-8627-B7B2CF4C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9A7"/>
    <w:pPr>
      <w:spacing w:before="160" w:line="250" w:lineRule="auto"/>
      <w:jc w:val="both"/>
    </w:pPr>
    <w:rPr>
      <w:rFonts w:ascii="Arial" w:hAnsi="Arial"/>
      <w:sz w:val="18"/>
    </w:rPr>
  </w:style>
  <w:style w:type="paragraph" w:styleId="Heading1">
    <w:name w:val="heading 1"/>
    <w:next w:val="Normal"/>
    <w:link w:val="Heading1Char"/>
    <w:uiPriority w:val="9"/>
    <w:qFormat/>
    <w:rsid w:val="00FB57FC"/>
    <w:pPr>
      <w:keepNext/>
      <w:keepLines/>
      <w:pageBreakBefore/>
      <w:numPr>
        <w:numId w:val="8"/>
      </w:numPr>
      <w:spacing w:before="120" w:after="240"/>
      <w:outlineLvl w:val="0"/>
    </w:pPr>
    <w:rPr>
      <w:rFonts w:ascii="Arial" w:eastAsiaTheme="majorEastAsia" w:hAnsi="Arial" w:cstheme="majorBidi"/>
      <w:b/>
      <w:bCs/>
      <w:sz w:val="24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72AA8"/>
    <w:pPr>
      <w:pageBreakBefore w:val="0"/>
      <w:numPr>
        <w:ilvl w:val="1"/>
      </w:numPr>
      <w:spacing w:before="480" w:after="120"/>
      <w:outlineLvl w:val="1"/>
    </w:pPr>
    <w:rPr>
      <w:bCs w:val="0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72AA8"/>
    <w:pPr>
      <w:numPr>
        <w:ilvl w:val="2"/>
      </w:numPr>
      <w:outlineLvl w:val="2"/>
    </w:pPr>
    <w:rPr>
      <w:bCs/>
      <w:sz w:val="1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39069B"/>
    <w:pPr>
      <w:numPr>
        <w:ilvl w:val="3"/>
      </w:numPr>
      <w:outlineLvl w:val="3"/>
    </w:pPr>
    <w:rPr>
      <w:b w:val="0"/>
      <w:bCs w:val="0"/>
      <w:i/>
      <w:iCs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9069B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uiPriority w:val="9"/>
    <w:semiHidden/>
    <w:unhideWhenUsed/>
    <w:qFormat/>
    <w:rsid w:val="0039069B"/>
    <w:pPr>
      <w:numPr>
        <w:ilvl w:val="5"/>
      </w:numPr>
      <w:outlineLvl w:val="5"/>
    </w:pPr>
    <w:rPr>
      <w:i w:val="0"/>
      <w:iCs w:val="0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39069B"/>
    <w:pPr>
      <w:numPr>
        <w:ilvl w:val="6"/>
      </w:numPr>
      <w:outlineLvl w:val="6"/>
    </w:pPr>
    <w:rPr>
      <w:i/>
      <w:iCs/>
    </w:rPr>
  </w:style>
  <w:style w:type="paragraph" w:styleId="Heading8">
    <w:name w:val="heading 8"/>
    <w:basedOn w:val="Heading7"/>
    <w:next w:val="Normal"/>
    <w:link w:val="Heading8Char"/>
    <w:uiPriority w:val="9"/>
    <w:semiHidden/>
    <w:unhideWhenUsed/>
    <w:qFormat/>
    <w:rsid w:val="0039069B"/>
    <w:pPr>
      <w:numPr>
        <w:ilvl w:val="7"/>
      </w:numPr>
      <w:outlineLvl w:val="7"/>
    </w:pPr>
    <w:rPr>
      <w:sz w:val="20"/>
    </w:rPr>
  </w:style>
  <w:style w:type="paragraph" w:styleId="Heading9">
    <w:name w:val="heading 9"/>
    <w:basedOn w:val="Heading8"/>
    <w:next w:val="Normal"/>
    <w:link w:val="Heading9Char"/>
    <w:uiPriority w:val="9"/>
    <w:semiHidden/>
    <w:unhideWhenUsed/>
    <w:qFormat/>
    <w:rsid w:val="0039069B"/>
    <w:pPr>
      <w:numPr>
        <w:ilvl w:val="8"/>
      </w:numPr>
      <w:tabs>
        <w:tab w:val="num" w:pos="360"/>
      </w:tabs>
      <w:outlineLvl w:val="8"/>
    </w:pPr>
    <w:rPr>
      <w:i w:val="0"/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4570"/>
    <w:pPr>
      <w:tabs>
        <w:tab w:val="right" w:pos="10800"/>
      </w:tabs>
      <w:spacing w:before="20" w:line="240" w:lineRule="auto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6C4570"/>
    <w:rPr>
      <w:rFonts w:ascii="Arial" w:hAnsi="Arial"/>
      <w:sz w:val="16"/>
    </w:rPr>
  </w:style>
  <w:style w:type="paragraph" w:styleId="Footer">
    <w:name w:val="footer"/>
    <w:basedOn w:val="Normal"/>
    <w:link w:val="FooterChar"/>
    <w:uiPriority w:val="99"/>
    <w:unhideWhenUsed/>
    <w:rsid w:val="006C4570"/>
    <w:pPr>
      <w:tabs>
        <w:tab w:val="center" w:pos="5040"/>
        <w:tab w:val="right" w:pos="10080"/>
      </w:tabs>
    </w:pPr>
    <w:rPr>
      <w:b/>
    </w:rPr>
  </w:style>
  <w:style w:type="character" w:customStyle="1" w:styleId="FooterChar">
    <w:name w:val="Footer Char"/>
    <w:basedOn w:val="DefaultParagraphFont"/>
    <w:link w:val="Footer"/>
    <w:uiPriority w:val="99"/>
    <w:rsid w:val="006C4570"/>
    <w:rPr>
      <w:rFonts w:ascii="Arial" w:hAnsi="Arial"/>
      <w:b/>
      <w:sz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72C4D"/>
    <w:pPr>
      <w:pBdr>
        <w:bottom w:val="single" w:sz="8" w:space="12" w:color="auto"/>
      </w:pBdr>
      <w:suppressAutoHyphens/>
      <w:spacing w:before="660" w:after="360" w:line="240" w:lineRule="auto"/>
      <w:contextualSpacing/>
      <w:jc w:val="left"/>
    </w:pPr>
    <w:rPr>
      <w:rFonts w:eastAsiaTheme="majorEastAsia" w:cstheme="majorBidi"/>
      <w:b/>
      <w:spacing w:val="8"/>
      <w:kern w:val="28"/>
      <w:sz w:val="48"/>
      <w:szCs w:val="52"/>
    </w:rPr>
  </w:style>
  <w:style w:type="paragraph" w:customStyle="1" w:styleId="HeaderFirstPage">
    <w:name w:val="HeaderFirstPage"/>
    <w:basedOn w:val="Header"/>
    <w:qFormat/>
    <w:rsid w:val="00C47CF6"/>
    <w:pPr>
      <w:spacing w:before="720"/>
    </w:pPr>
    <w:rPr>
      <w:noProof/>
      <w:sz w:val="52"/>
    </w:rPr>
  </w:style>
  <w:style w:type="character" w:customStyle="1" w:styleId="TitleChar">
    <w:name w:val="Title Char"/>
    <w:basedOn w:val="DefaultParagraphFont"/>
    <w:link w:val="Title"/>
    <w:uiPriority w:val="10"/>
    <w:rsid w:val="00F72C4D"/>
    <w:rPr>
      <w:rFonts w:ascii="Arial" w:eastAsiaTheme="majorEastAsia" w:hAnsi="Arial" w:cstheme="majorBidi"/>
      <w:b/>
      <w:spacing w:val="8"/>
      <w:kern w:val="28"/>
      <w:sz w:val="48"/>
      <w:szCs w:val="52"/>
    </w:rPr>
  </w:style>
  <w:style w:type="character" w:styleId="PlaceholderText">
    <w:name w:val="Placeholder Text"/>
    <w:basedOn w:val="DefaultParagraphFont"/>
    <w:uiPriority w:val="99"/>
    <w:semiHidden/>
    <w:rsid w:val="00053BD1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B57FC"/>
    <w:rPr>
      <w:rFonts w:ascii="Arial" w:eastAsiaTheme="majorEastAsia" w:hAnsi="Arial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72AA8"/>
    <w:rPr>
      <w:rFonts w:ascii="Arial" w:eastAsiaTheme="majorEastAsia" w:hAnsi="Arial" w:cstheme="majorBidi"/>
      <w:b/>
      <w:sz w:val="24"/>
      <w:szCs w:val="26"/>
    </w:rPr>
  </w:style>
  <w:style w:type="paragraph" w:customStyle="1" w:styleId="ParaCaption">
    <w:name w:val="ParaCaption"/>
    <w:basedOn w:val="Normal"/>
    <w:next w:val="Normal"/>
    <w:qFormat/>
    <w:rsid w:val="001558A7"/>
    <w:pPr>
      <w:keepNext/>
    </w:pPr>
    <w:rPr>
      <w:b/>
    </w:rPr>
  </w:style>
  <w:style w:type="paragraph" w:customStyle="1" w:styleId="NotesHead">
    <w:name w:val="NotesHead"/>
    <w:basedOn w:val="Normal"/>
    <w:next w:val="Normal"/>
    <w:qFormat/>
    <w:rsid w:val="002653E4"/>
    <w:pPr>
      <w:keepNext/>
      <w:pageBreakBefore/>
    </w:pPr>
    <w:rPr>
      <w:b/>
      <w:smallCaps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2AA8"/>
    <w:rPr>
      <w:rFonts w:ascii="Arial" w:eastAsiaTheme="majorEastAsia" w:hAnsi="Arial" w:cstheme="majorBidi"/>
      <w:b/>
      <w:bCs/>
      <w:sz w:val="1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39069B"/>
    <w:rPr>
      <w:rFonts w:ascii="Arial" w:eastAsiaTheme="majorEastAsia" w:hAnsi="Arial" w:cstheme="majorBidi"/>
      <w:i/>
      <w:iCs/>
      <w:sz w:val="18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39069B"/>
    <w:rPr>
      <w:rFonts w:ascii="Arial" w:eastAsiaTheme="majorEastAsia" w:hAnsi="Arial" w:cstheme="majorBidi"/>
      <w:i/>
      <w:iCs/>
      <w:sz w:val="18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69B"/>
    <w:rPr>
      <w:rFonts w:ascii="Arial" w:eastAsiaTheme="majorEastAsia" w:hAnsi="Arial" w:cstheme="majorBidi"/>
      <w:sz w:val="18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39069B"/>
    <w:rPr>
      <w:rFonts w:ascii="Arial" w:eastAsiaTheme="majorEastAsia" w:hAnsi="Arial" w:cstheme="majorBidi"/>
      <w:i/>
      <w:iCs/>
      <w:sz w:val="18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69B"/>
    <w:rPr>
      <w:rFonts w:ascii="Arial" w:eastAsiaTheme="majorEastAsia" w:hAnsi="Arial" w:cstheme="majorBidi"/>
      <w:i/>
      <w:iCs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69B"/>
    <w:rPr>
      <w:rFonts w:ascii="Arial" w:eastAsiaTheme="majorEastAsia" w:hAnsi="Arial" w:cstheme="majorBidi"/>
      <w:szCs w:val="26"/>
    </w:rPr>
  </w:style>
  <w:style w:type="numbering" w:customStyle="1" w:styleId="HeadingsList">
    <w:name w:val="HeadingsList"/>
    <w:uiPriority w:val="99"/>
    <w:rsid w:val="0039069B"/>
    <w:pPr>
      <w:numPr>
        <w:numId w:val="7"/>
      </w:numPr>
    </w:pPr>
  </w:style>
  <w:style w:type="table" w:styleId="TableGrid">
    <w:name w:val="Table Grid"/>
    <w:basedOn w:val="TableNormal"/>
    <w:uiPriority w:val="59"/>
    <w:rsid w:val="003906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qFormat/>
    <w:rsid w:val="00EB4042"/>
    <w:pPr>
      <w:spacing w:before="0" w:after="200" w:line="240" w:lineRule="auto"/>
      <w:jc w:val="center"/>
    </w:pPr>
    <w:rPr>
      <w:b/>
      <w:bCs/>
      <w:szCs w:val="18"/>
    </w:rPr>
  </w:style>
  <w:style w:type="table" w:customStyle="1" w:styleId="SilabsTable">
    <w:name w:val="Silabs Table"/>
    <w:basedOn w:val="TableNormal"/>
    <w:uiPriority w:val="99"/>
    <w:rsid w:val="007F0BBD"/>
    <w:pPr>
      <w:spacing w:before="40" w:after="40"/>
    </w:pPr>
    <w:rPr>
      <w:rFonts w:ascii="Arial" w:hAnsi="Arial"/>
      <w:color w:val="000000" w:themeColor="text1"/>
      <w:sz w:val="1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Row">
      <w:rPr>
        <w:rFonts w:ascii="Arial" w:hAnsi="Arial"/>
        <w:b w:val="0"/>
        <w:sz w:val="18"/>
      </w:rPr>
      <w:tblPr/>
      <w:trPr>
        <w:cantSplit w:val="0"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B32F5D"/>
    <w:rPr>
      <w:color w:val="0000FF" w:themeColor="hyperlink"/>
      <w:u w:val="single"/>
    </w:rPr>
  </w:style>
  <w:style w:type="paragraph" w:customStyle="1" w:styleId="FigurePara">
    <w:name w:val="Figure Para"/>
    <w:basedOn w:val="Normal"/>
    <w:qFormat/>
    <w:rsid w:val="00F72C4D"/>
    <w:pPr>
      <w:keepNext/>
      <w:spacing w:before="240" w:after="120" w:line="240" w:lineRule="auto"/>
      <w:jc w:val="center"/>
    </w:pPr>
    <w:rPr>
      <w:noProof/>
    </w:rPr>
  </w:style>
  <w:style w:type="paragraph" w:styleId="TOC1">
    <w:name w:val="toc 1"/>
    <w:basedOn w:val="Normal"/>
    <w:next w:val="Normal"/>
    <w:uiPriority w:val="39"/>
    <w:rsid w:val="00475574"/>
    <w:pPr>
      <w:spacing w:after="100"/>
    </w:pPr>
  </w:style>
  <w:style w:type="paragraph" w:customStyle="1" w:styleId="Disclaimer">
    <w:name w:val="Disclaimer"/>
    <w:basedOn w:val="Normal"/>
    <w:qFormat/>
    <w:rsid w:val="00475574"/>
    <w:pPr>
      <w:pBdr>
        <w:top w:val="single" w:sz="8" w:space="1" w:color="000000" w:themeColor="text1"/>
        <w:left w:val="single" w:sz="8" w:space="4" w:color="000000" w:themeColor="text1"/>
        <w:bottom w:val="single" w:sz="8" w:space="1" w:color="000000" w:themeColor="text1"/>
        <w:right w:val="single" w:sz="8" w:space="4" w:color="000000" w:themeColor="text1"/>
      </w:pBdr>
    </w:pPr>
    <w:rPr>
      <w:sz w:val="16"/>
    </w:rPr>
  </w:style>
  <w:style w:type="paragraph" w:customStyle="1" w:styleId="CompanyAddress">
    <w:name w:val="CompanyAddress"/>
    <w:basedOn w:val="Normal"/>
    <w:qFormat/>
    <w:rsid w:val="00475574"/>
  </w:style>
  <w:style w:type="character" w:customStyle="1" w:styleId="Zbold">
    <w:name w:val="Z_bold"/>
    <w:basedOn w:val="DefaultParagraphFont"/>
    <w:uiPriority w:val="1"/>
    <w:rsid w:val="00475574"/>
    <w:rPr>
      <w:b/>
    </w:rPr>
  </w:style>
  <w:style w:type="paragraph" w:customStyle="1" w:styleId="Trademark">
    <w:name w:val="Trademark"/>
    <w:basedOn w:val="Disclaimer"/>
    <w:qFormat/>
    <w:rsid w:val="0047557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styleId="TOC2">
    <w:name w:val="toc 2"/>
    <w:basedOn w:val="Normal"/>
    <w:next w:val="Normal"/>
    <w:uiPriority w:val="39"/>
    <w:rsid w:val="00475574"/>
    <w:pPr>
      <w:spacing w:after="100"/>
      <w:ind w:left="220"/>
    </w:pPr>
  </w:style>
  <w:style w:type="character" w:customStyle="1" w:styleId="CodeInline">
    <w:name w:val="CodeInline"/>
    <w:basedOn w:val="DefaultParagraphFont"/>
    <w:uiPriority w:val="1"/>
    <w:rsid w:val="00FA79A7"/>
    <w:rPr>
      <w:rFonts w:ascii="Courier New" w:hAnsi="Courier New"/>
      <w:sz w:val="18"/>
    </w:rPr>
  </w:style>
  <w:style w:type="paragraph" w:customStyle="1" w:styleId="Note">
    <w:name w:val="Note"/>
    <w:basedOn w:val="Normal"/>
    <w:qFormat/>
    <w:rsid w:val="00280A64"/>
    <w:pPr>
      <w:keepLines/>
      <w:pBdr>
        <w:top w:val="single" w:sz="8" w:space="6" w:color="FFFFFF" w:themeColor="background1"/>
        <w:bottom w:val="single" w:sz="8" w:space="6" w:color="FFFFFF" w:themeColor="background1"/>
      </w:pBdr>
      <w:spacing w:before="120" w:after="120"/>
      <w:ind w:left="720" w:hanging="720"/>
    </w:pPr>
  </w:style>
  <w:style w:type="paragraph" w:styleId="ListNumber">
    <w:name w:val="List Number"/>
    <w:basedOn w:val="Normal"/>
    <w:uiPriority w:val="99"/>
    <w:rsid w:val="006570DC"/>
    <w:pPr>
      <w:numPr>
        <w:numId w:val="3"/>
      </w:numPr>
      <w:tabs>
        <w:tab w:val="clear" w:pos="360"/>
        <w:tab w:val="left" w:pos="792"/>
      </w:tabs>
      <w:spacing w:before="60"/>
      <w:ind w:left="288" w:hanging="288"/>
    </w:pPr>
  </w:style>
  <w:style w:type="paragraph" w:customStyle="1" w:styleId="TableHeadingCentered">
    <w:name w:val="Table HeadingCentered"/>
    <w:basedOn w:val="TableHeading"/>
    <w:qFormat/>
    <w:rsid w:val="00D53239"/>
    <w:pPr>
      <w:jc w:val="center"/>
    </w:pPr>
  </w:style>
  <w:style w:type="paragraph" w:customStyle="1" w:styleId="TableText">
    <w:name w:val="Table Text"/>
    <w:basedOn w:val="Normal"/>
    <w:qFormat/>
    <w:rsid w:val="00F72C4D"/>
    <w:pPr>
      <w:suppressAutoHyphens/>
      <w:spacing w:before="40" w:after="40" w:line="240" w:lineRule="auto"/>
      <w:jc w:val="left"/>
    </w:pPr>
  </w:style>
  <w:style w:type="paragraph" w:customStyle="1" w:styleId="Header2FirstPage">
    <w:name w:val="Header2 FirstPage"/>
    <w:basedOn w:val="Header"/>
    <w:qFormat/>
    <w:rsid w:val="006527CA"/>
    <w:rPr>
      <w:sz w:val="28"/>
    </w:rPr>
  </w:style>
  <w:style w:type="paragraph" w:customStyle="1" w:styleId="Code">
    <w:name w:val="Code"/>
    <w:basedOn w:val="Normal"/>
    <w:qFormat/>
    <w:rsid w:val="007F0BBD"/>
    <w:pPr>
      <w:pBdr>
        <w:top w:val="single" w:sz="4" w:space="1" w:color="FFFFFF" w:themeColor="background1"/>
        <w:left w:val="single" w:sz="4" w:space="4" w:color="FFFFFF" w:themeColor="background1"/>
        <w:bottom w:val="single" w:sz="4" w:space="1" w:color="FFFFFF" w:themeColor="background1"/>
        <w:right w:val="single" w:sz="4" w:space="4" w:color="FFFFFF" w:themeColor="background1"/>
      </w:pBdr>
      <w:spacing w:before="120" w:after="120" w:line="240" w:lineRule="auto"/>
      <w:contextualSpacing/>
    </w:pPr>
    <w:rPr>
      <w:rFonts w:ascii="Courier New" w:hAnsi="Courier New"/>
    </w:rPr>
  </w:style>
  <w:style w:type="character" w:customStyle="1" w:styleId="TableCodeInline">
    <w:name w:val="Table CodeInline"/>
    <w:basedOn w:val="DefaultParagraphFont"/>
    <w:uiPriority w:val="1"/>
    <w:rsid w:val="00011658"/>
    <w:rPr>
      <w:rFonts w:ascii="Courier New" w:hAnsi="Courier New"/>
      <w:sz w:val="18"/>
    </w:rPr>
  </w:style>
  <w:style w:type="character" w:customStyle="1" w:styleId="ZItalic">
    <w:name w:val="Z_Italic"/>
    <w:basedOn w:val="DefaultParagraphFont"/>
    <w:uiPriority w:val="1"/>
    <w:rsid w:val="006527CA"/>
    <w:rPr>
      <w:i/>
    </w:rPr>
  </w:style>
  <w:style w:type="paragraph" w:customStyle="1" w:styleId="TableCaption">
    <w:name w:val="Table Caption"/>
    <w:basedOn w:val="Caption"/>
    <w:qFormat/>
    <w:rsid w:val="00733BCD"/>
    <w:pPr>
      <w:keepNext/>
      <w:spacing w:before="240" w:after="240"/>
    </w:pPr>
  </w:style>
  <w:style w:type="paragraph" w:customStyle="1" w:styleId="FigureCaption">
    <w:name w:val="Figure Caption"/>
    <w:basedOn w:val="Caption"/>
    <w:qFormat/>
    <w:rsid w:val="00280A64"/>
    <w:pPr>
      <w:spacing w:before="120"/>
    </w:pPr>
  </w:style>
  <w:style w:type="character" w:customStyle="1" w:styleId="Comment">
    <w:name w:val="Comment"/>
    <w:basedOn w:val="DefaultParagraphFont"/>
    <w:uiPriority w:val="1"/>
    <w:rsid w:val="0026569C"/>
    <w:rPr>
      <w:vanish/>
      <w:color w:val="FF0000"/>
    </w:rPr>
  </w:style>
  <w:style w:type="paragraph" w:customStyle="1" w:styleId="TableHeading">
    <w:name w:val="Table Heading"/>
    <w:basedOn w:val="TableText"/>
    <w:qFormat/>
    <w:rsid w:val="00F72C4D"/>
    <w:pPr>
      <w:keepNext/>
    </w:pPr>
    <w:rPr>
      <w:b/>
      <w:color w:val="FFFFFF" w:themeColor="background1"/>
    </w:rPr>
  </w:style>
  <w:style w:type="paragraph" w:customStyle="1" w:styleId="TableTextCentered">
    <w:name w:val="Table TextCentered"/>
    <w:basedOn w:val="TableText"/>
    <w:qFormat/>
    <w:rsid w:val="00D606C7"/>
    <w:pPr>
      <w:jc w:val="center"/>
    </w:pPr>
  </w:style>
  <w:style w:type="character" w:customStyle="1" w:styleId="Zunformatted">
    <w:name w:val="Z_unformatted"/>
    <w:uiPriority w:val="1"/>
    <w:rsid w:val="001458FD"/>
  </w:style>
  <w:style w:type="paragraph" w:styleId="TOC3">
    <w:name w:val="toc 3"/>
    <w:basedOn w:val="Normal"/>
    <w:next w:val="Normal"/>
    <w:uiPriority w:val="39"/>
    <w:rsid w:val="001458FD"/>
    <w:pPr>
      <w:spacing w:after="100"/>
      <w:ind w:left="400"/>
    </w:pPr>
  </w:style>
  <w:style w:type="paragraph" w:styleId="TOC4">
    <w:name w:val="toc 4"/>
    <w:basedOn w:val="Normal"/>
    <w:next w:val="Normal"/>
    <w:uiPriority w:val="39"/>
    <w:rsid w:val="001458FD"/>
    <w:pPr>
      <w:spacing w:after="100"/>
      <w:ind w:left="600"/>
    </w:pPr>
  </w:style>
  <w:style w:type="paragraph" w:styleId="TOC5">
    <w:name w:val="toc 5"/>
    <w:basedOn w:val="Normal"/>
    <w:next w:val="Normal"/>
    <w:uiPriority w:val="39"/>
    <w:rsid w:val="001458FD"/>
    <w:pPr>
      <w:spacing w:after="100"/>
      <w:ind w:left="800"/>
    </w:pPr>
  </w:style>
  <w:style w:type="paragraph" w:styleId="TOC6">
    <w:name w:val="toc 6"/>
    <w:basedOn w:val="Normal"/>
    <w:next w:val="Normal"/>
    <w:uiPriority w:val="39"/>
    <w:rsid w:val="001458FD"/>
    <w:pPr>
      <w:spacing w:after="100"/>
      <w:ind w:left="1000"/>
    </w:pPr>
  </w:style>
  <w:style w:type="paragraph" w:styleId="TOC7">
    <w:name w:val="toc 7"/>
    <w:basedOn w:val="Normal"/>
    <w:next w:val="Normal"/>
    <w:uiPriority w:val="39"/>
    <w:rsid w:val="001458FD"/>
    <w:pPr>
      <w:spacing w:after="100"/>
      <w:ind w:left="1200"/>
    </w:pPr>
  </w:style>
  <w:style w:type="paragraph" w:styleId="TOC8">
    <w:name w:val="toc 8"/>
    <w:basedOn w:val="Normal"/>
    <w:next w:val="Normal"/>
    <w:uiPriority w:val="39"/>
    <w:rsid w:val="001458FD"/>
    <w:pPr>
      <w:spacing w:after="100"/>
      <w:ind w:left="1400"/>
    </w:pPr>
  </w:style>
  <w:style w:type="paragraph" w:styleId="TOC9">
    <w:name w:val="toc 9"/>
    <w:basedOn w:val="Normal"/>
    <w:next w:val="Normal"/>
    <w:uiPriority w:val="39"/>
    <w:rsid w:val="001458FD"/>
    <w:pPr>
      <w:spacing w:after="100"/>
      <w:ind w:left="1600"/>
    </w:pPr>
  </w:style>
  <w:style w:type="paragraph" w:styleId="ListBullet">
    <w:name w:val="List Bullet"/>
    <w:basedOn w:val="Normal"/>
    <w:uiPriority w:val="99"/>
    <w:rsid w:val="006570DC"/>
    <w:pPr>
      <w:numPr>
        <w:numId w:val="1"/>
      </w:numPr>
      <w:tabs>
        <w:tab w:val="left" w:pos="792"/>
      </w:tabs>
      <w:spacing w:before="60"/>
    </w:pPr>
  </w:style>
  <w:style w:type="paragraph" w:styleId="ListContinue">
    <w:name w:val="List Continue"/>
    <w:basedOn w:val="Normal"/>
    <w:uiPriority w:val="99"/>
    <w:rsid w:val="00733BCD"/>
    <w:pPr>
      <w:spacing w:after="60"/>
      <w:ind w:left="288"/>
      <w:contextualSpacing/>
    </w:pPr>
  </w:style>
  <w:style w:type="paragraph" w:styleId="ListBullet2">
    <w:name w:val="List Bullet 2"/>
    <w:basedOn w:val="Normal"/>
    <w:uiPriority w:val="99"/>
    <w:rsid w:val="006570DC"/>
    <w:pPr>
      <w:numPr>
        <w:numId w:val="2"/>
      </w:numPr>
      <w:tabs>
        <w:tab w:val="clear" w:pos="720"/>
        <w:tab w:val="left" w:pos="1152"/>
      </w:tabs>
      <w:spacing w:before="60"/>
      <w:ind w:left="576" w:hanging="288"/>
      <w:contextualSpacing/>
    </w:pPr>
  </w:style>
  <w:style w:type="paragraph" w:styleId="ListNumber2">
    <w:name w:val="List Number 2"/>
    <w:basedOn w:val="Normal"/>
    <w:uiPriority w:val="99"/>
    <w:rsid w:val="006570DC"/>
    <w:pPr>
      <w:numPr>
        <w:numId w:val="4"/>
      </w:numPr>
      <w:tabs>
        <w:tab w:val="clear" w:pos="720"/>
        <w:tab w:val="left" w:pos="1152"/>
      </w:tabs>
      <w:spacing w:before="60"/>
      <w:ind w:left="576" w:hanging="28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196B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96B"/>
    <w:rPr>
      <w:rFonts w:ascii="Tahoma" w:hAnsi="Tahoma" w:cs="Tahoma"/>
      <w:sz w:val="16"/>
      <w:szCs w:val="16"/>
    </w:rPr>
  </w:style>
  <w:style w:type="paragraph" w:customStyle="1" w:styleId="HeadingRunIn">
    <w:name w:val="HeadingRunIn"/>
    <w:basedOn w:val="Normal"/>
    <w:rsid w:val="00DF196B"/>
    <w:pPr>
      <w:keepNext/>
      <w:autoSpaceDE w:val="0"/>
      <w:autoSpaceDN w:val="0"/>
      <w:spacing w:before="120" w:line="280" w:lineRule="atLeast"/>
    </w:pPr>
    <w:rPr>
      <w:rFonts w:ascii="Times New Roman" w:hAnsi="Times New Roman"/>
      <w:b/>
      <w:bCs/>
      <w:color w:val="000000"/>
      <w:sz w:val="24"/>
      <w:szCs w:val="24"/>
    </w:rPr>
  </w:style>
  <w:style w:type="character" w:customStyle="1" w:styleId="ZXref">
    <w:name w:val="Z_Xref"/>
    <w:basedOn w:val="DefaultParagraphFont"/>
    <w:uiPriority w:val="1"/>
    <w:qFormat/>
    <w:rsid w:val="005F3AB0"/>
    <w:rPr>
      <w:b w:val="0"/>
      <w:color w:val="004499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F78C5"/>
    <w:rPr>
      <w:color w:val="800080" w:themeColor="followedHyperlink"/>
      <w:u w:val="single"/>
    </w:rPr>
  </w:style>
  <w:style w:type="paragraph" w:customStyle="1" w:styleId="KeyFeaturesTitle">
    <w:name w:val="KeyFeaturesTitle"/>
    <w:basedOn w:val="Normal"/>
    <w:qFormat/>
    <w:rsid w:val="00CA0382"/>
    <w:pPr>
      <w:pBdr>
        <w:bottom w:val="single" w:sz="8" w:space="1" w:color="auto"/>
      </w:pBdr>
      <w:spacing w:after="200"/>
      <w:ind w:left="90" w:right="144"/>
    </w:pPr>
    <w:rPr>
      <w:b/>
      <w:sz w:val="12"/>
      <w:szCs w:val="12"/>
    </w:rPr>
  </w:style>
  <w:style w:type="paragraph" w:customStyle="1" w:styleId="KeyFeatureBullet">
    <w:name w:val="KeyFeatureBullet"/>
    <w:basedOn w:val="ListBullet"/>
    <w:qFormat/>
    <w:rsid w:val="00E17AE4"/>
    <w:pPr>
      <w:ind w:left="259" w:right="115" w:hanging="144"/>
      <w:jc w:val="left"/>
    </w:pPr>
    <w:rPr>
      <w:sz w:val="16"/>
    </w:rPr>
  </w:style>
  <w:style w:type="paragraph" w:customStyle="1" w:styleId="FirstPagePara1">
    <w:name w:val="FirstPagePara1"/>
    <w:basedOn w:val="Normal"/>
    <w:next w:val="FirstPagePara2"/>
    <w:qFormat/>
    <w:rsid w:val="00CA0382"/>
    <w:pPr>
      <w:ind w:right="3744"/>
    </w:pPr>
    <w:rPr>
      <w:noProof/>
      <w:sz w:val="24"/>
    </w:rPr>
  </w:style>
  <w:style w:type="paragraph" w:customStyle="1" w:styleId="FirstPagePara2">
    <w:name w:val="FirstPagePara2"/>
    <w:basedOn w:val="Normal"/>
    <w:qFormat/>
    <w:rsid w:val="00CA0382"/>
    <w:pPr>
      <w:spacing w:before="180"/>
      <w:ind w:right="3744"/>
    </w:pPr>
  </w:style>
  <w:style w:type="paragraph" w:customStyle="1" w:styleId="HeaderTopic">
    <w:name w:val="HeaderTopic"/>
    <w:basedOn w:val="Header"/>
    <w:qFormat/>
    <w:rsid w:val="002270D4"/>
    <w:pPr>
      <w:pBdr>
        <w:bottom w:val="single" w:sz="8" w:space="3" w:color="auto"/>
      </w:pBdr>
    </w:pPr>
    <w:rPr>
      <w:color w:val="D81E2A"/>
      <w:sz w:val="20"/>
    </w:rPr>
  </w:style>
  <w:style w:type="paragraph" w:styleId="ListContinue2">
    <w:name w:val="List Continue 2"/>
    <w:basedOn w:val="Normal"/>
    <w:uiPriority w:val="99"/>
    <w:rsid w:val="006C4570"/>
    <w:pPr>
      <w:spacing w:after="120"/>
      <w:ind w:left="576"/>
      <w:contextualSpacing/>
    </w:pPr>
  </w:style>
  <w:style w:type="paragraph" w:styleId="ListNumber3">
    <w:name w:val="List Number 3"/>
    <w:basedOn w:val="Normal"/>
    <w:uiPriority w:val="99"/>
    <w:rsid w:val="00560D4B"/>
    <w:pPr>
      <w:numPr>
        <w:numId w:val="5"/>
      </w:numPr>
      <w:ind w:left="864" w:hanging="288"/>
      <w:contextualSpacing/>
    </w:pPr>
  </w:style>
  <w:style w:type="paragraph" w:styleId="ListContinue3">
    <w:name w:val="List Continue 3"/>
    <w:basedOn w:val="Normal"/>
    <w:uiPriority w:val="99"/>
    <w:rsid w:val="00560D4B"/>
    <w:pPr>
      <w:spacing w:after="120"/>
      <w:ind w:left="864"/>
      <w:contextualSpacing/>
    </w:pPr>
  </w:style>
  <w:style w:type="paragraph" w:customStyle="1" w:styleId="FooterText">
    <w:name w:val="FooterText"/>
    <w:basedOn w:val="Normal"/>
    <w:qFormat/>
    <w:rsid w:val="006C4570"/>
    <w:pPr>
      <w:tabs>
        <w:tab w:val="right" w:pos="11250"/>
      </w:tabs>
      <w:spacing w:after="120"/>
      <w:ind w:left="720"/>
    </w:pPr>
    <w:rPr>
      <w:color w:val="FFFFFF"/>
      <w:sz w:val="16"/>
    </w:rPr>
  </w:style>
  <w:style w:type="paragraph" w:styleId="FootnoteText">
    <w:name w:val="footnote text"/>
    <w:basedOn w:val="Normal"/>
    <w:link w:val="FootnoteTextChar"/>
    <w:uiPriority w:val="99"/>
    <w:unhideWhenUsed/>
    <w:rsid w:val="006C4570"/>
    <w:pPr>
      <w:spacing w:before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C4570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A47BAD"/>
    <w:pPr>
      <w:widowControl w:val="0"/>
      <w:autoSpaceDE w:val="0"/>
      <w:autoSpaceDN w:val="0"/>
      <w:spacing w:before="91" w:line="240" w:lineRule="auto"/>
      <w:ind w:left="618" w:hanging="200"/>
      <w:jc w:val="left"/>
    </w:pPr>
    <w:rPr>
      <w:rFonts w:ascii="Georgia" w:eastAsia="Georgia" w:hAnsi="Georgia" w:cs="Georgia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1CB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D3E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3E1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3E1C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3E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3E1C"/>
    <w:rPr>
      <w:rFonts w:ascii="Arial" w:hAnsi="Arial"/>
      <w:b/>
      <w:bCs/>
    </w:rPr>
  </w:style>
  <w:style w:type="paragraph" w:styleId="Revision">
    <w:name w:val="Revision"/>
    <w:hidden/>
    <w:uiPriority w:val="99"/>
    <w:semiHidden/>
    <w:rsid w:val="00502E77"/>
    <w:rPr>
      <w:rFonts w:ascii="Arial" w:hAnsi="Arial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A58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195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fr-FR" w:eastAsia="fr-FR"/>
    </w:rPr>
  </w:style>
  <w:style w:type="character" w:styleId="HTMLCode">
    <w:name w:val="HTML Code"/>
    <w:basedOn w:val="DefaultParagraphFont"/>
    <w:uiPriority w:val="99"/>
    <w:semiHidden/>
    <w:unhideWhenUsed/>
    <w:rsid w:val="0066224D"/>
    <w:rPr>
      <w:rFonts w:ascii="Courier New" w:eastAsia="Times New Roman" w:hAnsi="Courier New" w:cs="Courier New"/>
      <w:sz w:val="20"/>
      <w:szCs w:val="20"/>
    </w:rPr>
  </w:style>
  <w:style w:type="paragraph" w:styleId="ListBullet3">
    <w:name w:val="List Bullet 3"/>
    <w:basedOn w:val="Normal"/>
    <w:uiPriority w:val="99"/>
    <w:rsid w:val="00FA79A7"/>
    <w:pPr>
      <w:numPr>
        <w:numId w:val="6"/>
      </w:numPr>
      <w:spacing w:befor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0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6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8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3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3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yperlink" Target="https://docs.silabs.com/wisun/latest/wisun-getting-started-overview/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github.com/SiliconLabs/gecko_sdk" TargetMode="Externa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microsoft.com/office/2018/08/relationships/commentsExtensible" Target="commentsExtensible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hyperlink" Target="https://docs.silabs.com/simplicity-studio-5-users-guide/lates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hyperlink" Target="http://www.silabs.com/support" TargetMode="External"/><Relationship Id="rId10" Type="http://schemas.openxmlformats.org/officeDocument/2006/relationships/header" Target="header1.xml"/><Relationship Id="rId19" Type="http://schemas.openxmlformats.org/officeDocument/2006/relationships/hyperlink" Target="http://www.silabs.com/simplic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ilabs.com/developers/wi-sun-protocol-stack" TargetMode="External"/><Relationship Id="rId14" Type="http://schemas.openxmlformats.org/officeDocument/2006/relationships/comments" Target="comments.xml"/><Relationship Id="rId22" Type="http://schemas.openxmlformats.org/officeDocument/2006/relationships/image" Target="media/image2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OWENS\Documents\Template%20redo\AppNote_silab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D2773-AC5D-430C-BCD9-81E3FF4FA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AppNote_silabs.dotx</Template>
  <TotalTime>489</TotalTime>
  <Pages>8</Pages>
  <Words>1485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HomeKit SDK Release Notes</vt:lpstr>
    </vt:vector>
  </TitlesOfParts>
  <Company>Silicon Labs</Company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HomeKit SDK Release Notes</dc:title>
  <dc:subject/>
  <dc:creator>Silicon Labs</dc:creator>
  <cp:keywords/>
  <dc:description/>
  <cp:lastModifiedBy>Thibaut Colin</cp:lastModifiedBy>
  <cp:revision>32</cp:revision>
  <dcterms:created xsi:type="dcterms:W3CDTF">2023-03-05T20:46:00Z</dcterms:created>
  <dcterms:modified xsi:type="dcterms:W3CDTF">2023-06-01T17:51:00Z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Num">
    <vt:lpwstr>&lt;docnum&gt;</vt:lpwstr>
  </property>
  <property fmtid="{D5CDD505-2E9C-101B-9397-08002B2CF9AE}" pid="3" name="RevNum">
    <vt:lpwstr>Bluetooth Mesh 1.6.0.0-alpha-r01</vt:lpwstr>
  </property>
</Properties>
</file>